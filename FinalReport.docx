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t>Alex Melnick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sz w:val="20"/>
          <w14:ligatures w14:val="standard"/>
        </w:rPr>
        <w:t>alme9138@colorado.edu</w:t>
      </w:r>
      <w:hyperlink r:id="rId13" w:history="1"/>
    </w:p>
    <w:p w14:paraId="74238B48" w14:textId="77777777" w:rsidR="00F3231F" w:rsidRPr="00586A35" w:rsidRDefault="00D5498A" w:rsidP="00586A35">
      <w:pPr>
        <w:pStyle w:val="Authors"/>
        <w:jc w:val="center"/>
        <w:rPr>
          <w14:ligatures w14:val="standard"/>
        </w:rPr>
      </w:pPr>
      <w:r>
        <w:rPr>
          <w:rStyle w:val="FirstName"/>
          <w14:ligatures w14:val="standard"/>
        </w:rPr>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One of the main challenges of understanding the COVID-19 pandemic is the lack of quality inputs for the number of cases and deaths experienced in a given population. At times, particularly early in the pandemic, testing resources were limited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7B52315C" w:rsidR="00373729" w:rsidRDefault="00373729" w:rsidP="00C22729">
      <w:pPr>
        <w:pStyle w:val="Abstract"/>
        <w:numPr>
          <w:ilvl w:val="0"/>
          <w:numId w:val="39"/>
        </w:numPr>
        <w:rPr>
          <w:sz w:val="22"/>
          <w14:ligatures w14:val="standard"/>
        </w:rPr>
      </w:pPr>
      <w:del w:id="0" w:author="Iwakura" w:date="2022-04-24T15:46:00Z">
        <w:r w:rsidDel="007C4D83">
          <w:rPr>
            <w:sz w:val="22"/>
            <w14:ligatures w14:val="standard"/>
          </w:rPr>
          <w:delText xml:space="preserve"> </w:delText>
        </w:r>
      </w:del>
      <w:r>
        <w:rPr>
          <w:sz w:val="22"/>
          <w14:ligatures w14:val="standard"/>
        </w:rPr>
        <w:t>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474CE0F0"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t xml:space="preserve">these quantities in concert with information from COVID datasets, we were able to visualize a significant increase in excessive mortality in the majority of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 xml:space="preserve">Total excess mortality globally outstripped reported COVID deaths, indicating that </w:t>
      </w:r>
      <w:ins w:id="1" w:author="Iwakura" w:date="2022-04-24T15:48:00Z">
        <w:r w:rsidR="00CA2E30">
          <w:rPr>
            <w:sz w:val="22"/>
            <w14:ligatures w14:val="standard"/>
          </w:rPr>
          <w:t xml:space="preserve">either </w:t>
        </w:r>
      </w:ins>
      <w:r w:rsidR="003D71FE">
        <w:rPr>
          <w:sz w:val="22"/>
          <w14:ligatures w14:val="standard"/>
        </w:rPr>
        <w:t>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Applied computing~Life and medical sciences~Health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r w:rsidRPr="00E21856">
        <w:rPr>
          <w:sz w:val="22"/>
          <w14:ligatures w14:val="standard"/>
        </w:rPr>
        <w:t>Julie Kirkpatrick, Alex Melnick and Kyle Tomlinson.</w:t>
      </w:r>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3E7CCED8" w:rsidR="00165EDF" w:rsidRDefault="00165EDF" w:rsidP="00165EDF">
      <w:pPr>
        <w:pStyle w:val="AckPara"/>
      </w:pPr>
      <w:r>
        <w:lastRenderedPageBreak/>
        <w:t xml:space="preserve">When a global pandemic hits, there are many questions </w:t>
      </w:r>
      <w:del w:id="2" w:author="Iwakura" w:date="2022-04-24T15:49:00Z">
        <w:r w:rsidDel="00CA2E30">
          <w:delText>to answer</w:delText>
        </w:r>
        <w:r w:rsidR="008F7F39" w:rsidDel="00CA2E30">
          <w:delText xml:space="preserve"> </w:delText>
        </w:r>
      </w:del>
      <w:r w:rsidR="008F7F39">
        <w:t>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Pr="00DB64BD" w:rsidRDefault="009908ED" w:rsidP="00DB64BD">
      <w:pPr>
        <w:pStyle w:val="AckHead"/>
        <w:rPr>
          <w:b/>
          <w:i/>
          <w:iCs/>
        </w:rPr>
      </w:pPr>
      <w:r w:rsidRPr="00DB64BD">
        <w:rPr>
          <w:i/>
          <w:iCs/>
        </w:rPr>
        <w:t>Could relative excess mortality rates be used to rank the success of various countries at controlling the pandemic?</w:t>
      </w:r>
    </w:p>
    <w:p w14:paraId="06774E35" w14:textId="0FEA9565" w:rsidR="009908ED" w:rsidRDefault="009908ED" w:rsidP="00DB64BD">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Pr="00DB64BD" w:rsidRDefault="00DD156D" w:rsidP="00DB64BD">
      <w:pPr>
        <w:pStyle w:val="AckHead"/>
        <w:rPr>
          <w:b/>
          <w:i/>
          <w:iCs/>
        </w:rPr>
      </w:pPr>
      <w:r w:rsidRPr="00DB64BD">
        <w:rPr>
          <w:i/>
          <w:iCs/>
        </w:rPr>
        <w:t>How closely did reported COVID deaths match overall excess mortality?</w:t>
      </w:r>
    </w:p>
    <w:p w14:paraId="2A0FE34B" w14:textId="7B6EEB3B" w:rsidR="00DD156D" w:rsidRDefault="00DD156D" w:rsidP="00DB64BD">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Pr="00554370" w:rsidRDefault="00DD156D" w:rsidP="00DB64BD">
      <w:pPr>
        <w:pStyle w:val="AckHead"/>
        <w:rPr>
          <w:b/>
          <w:i/>
          <w:iCs/>
        </w:rPr>
      </w:pPr>
      <w:r w:rsidRPr="00554370">
        <w:rPr>
          <w:i/>
          <w:iCs/>
        </w:rPr>
        <w:t>Are stringent public health measures related to excess mortality rates?</w:t>
      </w:r>
    </w:p>
    <w:p w14:paraId="5443FD97" w14:textId="55FD40F8" w:rsidR="00DD156D" w:rsidRDefault="00DD156D" w:rsidP="00DB64BD">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Pr="00554370" w:rsidRDefault="00DD156D" w:rsidP="00DB64BD">
      <w:pPr>
        <w:pStyle w:val="AckHead"/>
        <w:rPr>
          <w:i/>
          <w:iCs/>
        </w:rPr>
      </w:pPr>
      <w:r w:rsidRPr="00554370">
        <w:rPr>
          <w:i/>
          <w:iCs/>
        </w:rPr>
        <w:t>In the absence of testing, can the number of cases be predicted based on other, more easily measured predictors</w:t>
      </w:r>
      <w:r w:rsidR="00BD6DFD" w:rsidRPr="00554370">
        <w:rPr>
          <w:i/>
          <w:iCs/>
        </w:rPr>
        <w:t>?</w:t>
      </w:r>
    </w:p>
    <w:p w14:paraId="7F5626FB" w14:textId="50B9F76F" w:rsidR="00BD6DFD" w:rsidRPr="00BD6DFD" w:rsidRDefault="00BD6DFD" w:rsidP="00DB64BD">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Pr="009F326D" w:rsidRDefault="00165EDF" w:rsidP="00DB64BD">
      <w:pPr>
        <w:pStyle w:val="AckHead"/>
        <w:rPr>
          <w:rStyle w:val="Label"/>
          <w:b/>
          <w:bCs w:val="0"/>
          <w14:ligatures w14:val="standard"/>
        </w:rPr>
      </w:pPr>
      <w:r w:rsidRPr="009F326D">
        <w:rPr>
          <w:rStyle w:val="Label"/>
          <w:b/>
          <w:bCs w:val="0"/>
          <w14:ligatures w14:val="standard"/>
        </w:rPr>
        <w:t xml:space="preserve">2     </w:t>
      </w:r>
      <w:r w:rsidR="00A04B8A" w:rsidRPr="009F326D">
        <w:rPr>
          <w:rStyle w:val="Label"/>
          <w:b/>
          <w:bCs w:val="0"/>
          <w14:ligatures w14:val="standard"/>
        </w:rPr>
        <w:t>Related Work</w:t>
      </w:r>
    </w:p>
    <w:p w14:paraId="5D017C80" w14:textId="2B9EEB7F" w:rsidR="00585243" w:rsidRPr="00585243" w:rsidRDefault="00585243" w:rsidP="00585243">
      <w:pPr>
        <w:pStyle w:val="AckPara"/>
        <w:rPr>
          <w:rStyle w:val="Label"/>
        </w:rPr>
      </w:pPr>
      <w:r w:rsidRPr="00585243">
        <w:rPr>
          <w:rStyle w:val="Label"/>
        </w:rPr>
        <w:t xml:space="preserve">A substantial amount of research has been done in regards to the pandemic’s effects on mortality rates. Unfortunately, factors such as availability of testing supplies and political influences on public health messaging </w:t>
      </w:r>
      <w:del w:id="3" w:author="Iwakura" w:date="2022-04-24T15:51:00Z">
        <w:r w:rsidRPr="00585243" w:rsidDel="00CA2E30">
          <w:rPr>
            <w:rStyle w:val="Label"/>
          </w:rPr>
          <w:delText>result in</w:delText>
        </w:r>
      </w:del>
      <w:ins w:id="4" w:author="Iwakura" w:date="2022-04-24T15:51:00Z">
        <w:r w:rsidR="00CA2E30">
          <w:rPr>
            <w:rStyle w:val="Label"/>
          </w:rPr>
          <w:t>lead to</w:t>
        </w:r>
      </w:ins>
      <w:r w:rsidRPr="00585243">
        <w:rPr>
          <w:rStyle w:val="Label"/>
        </w:rPr>
        <w:t xml:space="preserve"> substantial differences between countries and subregions in reporting deaths as attributable to COVID-19 [2, 3, 6].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The majority of prior work focuses on either total excess mortality, a value that is relatively easier to state with confidence, or excess mortality directly attributable to COVID-19.</w:t>
      </w:r>
    </w:p>
    <w:p w14:paraId="1D1220B4" w14:textId="542AAD72"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commonly </w:t>
      </w:r>
      <w:r w:rsidRPr="00585243">
        <w:rPr>
          <w:rStyle w:val="Label"/>
        </w:rPr>
        <w:lastRenderedPageBreak/>
        <w:t xml:space="preserve">used to create these predicted rates[6, 4, </w:t>
      </w:r>
      <w:del w:id="5" w:author="Iwakura" w:date="2022-04-24T15:43:00Z">
        <w:r w:rsidRPr="00585243" w:rsidDel="007C4D83">
          <w:rPr>
            <w:rStyle w:val="Label"/>
          </w:rPr>
          <w:delText>9</w:delText>
        </w:r>
      </w:del>
      <w:ins w:id="6" w:author="Iwakura" w:date="2022-04-24T15:43:00Z">
        <w:r w:rsidR="007C4D83">
          <w:rPr>
            <w:rStyle w:val="Label"/>
          </w:rPr>
          <w:t>8</w:t>
        </w:r>
      </w:ins>
      <w:r w:rsidRPr="00585243">
        <w:rPr>
          <w:rStyle w:val="Label"/>
        </w:rPr>
        <w:t>], though 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mortality[1].</w:t>
      </w:r>
    </w:p>
    <w:p w14:paraId="5B7D69F0" w14:textId="573E7443" w:rsidR="00585243" w:rsidRDefault="00585243" w:rsidP="00585243">
      <w:pPr>
        <w:pStyle w:val="AckPara"/>
        <w:rPr>
          <w:rStyle w:val="Label"/>
        </w:rPr>
      </w:pPr>
      <w:r w:rsidRPr="00585243">
        <w:rPr>
          <w:rStyle w:val="Label"/>
        </w:rPr>
        <w:t>One article in particular, What has happened to non-COVID mortality during the pandemic?[</w:t>
      </w:r>
      <w:del w:id="7" w:author="Iwakura" w:date="2022-04-24T15:43:00Z">
        <w:r w:rsidRPr="00585243" w:rsidDel="007C4D83">
          <w:rPr>
            <w:rStyle w:val="Label"/>
          </w:rPr>
          <w:delText>8</w:delText>
        </w:r>
      </w:del>
      <w:ins w:id="8" w:author="Iwakura" w:date="2022-04-24T15:43:00Z">
        <w:r w:rsidR="007C4D83">
          <w:rPr>
            <w:rStyle w:val="Label"/>
          </w:rPr>
          <w:t>7</w:t>
        </w:r>
      </w:ins>
      <w:r w:rsidRPr="00585243">
        <w:rPr>
          <w:rStyle w:val="Label"/>
        </w:rPr>
        <w:t xml:space="preserve">], does seek to address </w:t>
      </w:r>
      <w:del w:id="9" w:author="Iwakura" w:date="2022-04-24T15:43:00Z">
        <w:r w:rsidRPr="00585243" w:rsidDel="007C4D83">
          <w:rPr>
            <w:rStyle w:val="Label"/>
          </w:rPr>
          <w:delText>the same basic question that our project is focused on</w:delText>
        </w:r>
      </w:del>
      <w:ins w:id="10" w:author="Iwakura" w:date="2022-04-24T15:43:00Z">
        <w:r w:rsidR="007C4D83">
          <w:rPr>
            <w:rStyle w:val="Label"/>
          </w:rPr>
          <w:t>that challenge</w:t>
        </w:r>
      </w:ins>
      <w:r w:rsidRPr="00585243">
        <w:rPr>
          <w:rStyle w:val="Label"/>
        </w:rPr>
        <w:t xml:space="preserve">. While the scope of said article is restricted solely to the United Kingdom, it does provide a possible roadmap for our own inquiries. </w:t>
      </w:r>
      <w:del w:id="11" w:author="Iwakura" w:date="2022-04-24T15:43:00Z">
        <w:r w:rsidRPr="00585243" w:rsidDel="007C4D83">
          <w:rPr>
            <w:rStyle w:val="Label"/>
          </w:rPr>
          <w:delText>Another (admittedly pre-print) article presents a possibility for teasing out changes in specific non-COVID-19 mortality types by projecting current mortality rate subtype units in lieu of local units [7].</w:delText>
        </w:r>
      </w:del>
    </w:p>
    <w:p w14:paraId="540581ED" w14:textId="2B8A22F9" w:rsidR="00165EDF" w:rsidRPr="0013707C" w:rsidRDefault="00A04B8A" w:rsidP="00C5556F">
      <w:pPr>
        <w:pStyle w:val="Head2"/>
        <w:rPr>
          <w:rStyle w:val="Label"/>
          <w:b/>
          <w:bCs w:val="0"/>
        </w:rPr>
      </w:pPr>
      <w:r w:rsidRPr="0013707C">
        <w:rPr>
          <w:rStyle w:val="Label"/>
          <w:b/>
          <w:bCs w:val="0"/>
        </w:rPr>
        <w:t>3</w:t>
      </w:r>
      <w:r w:rsidR="00165EDF" w:rsidRPr="0013707C">
        <w:rPr>
          <w:rStyle w:val="Label"/>
          <w:b/>
          <w:bCs w:val="0"/>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53E240D"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4"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5" w:history="1">
        <w:r w:rsidR="00E30E9C" w:rsidRPr="00585243">
          <w:rPr>
            <w:rStyle w:val="Hyperlink"/>
            <w:rFonts w:eastAsia="Times New Roman"/>
          </w:rPr>
          <w:t>https://ourworldindata.org/explorers/coronavirus-data-explorer</w:t>
        </w:r>
      </w:hyperlink>
      <w:del w:id="12" w:author="Iwakura" w:date="2022-04-24T15:52:00Z">
        <w:r w:rsidR="00E30E9C" w:rsidDel="00CA2E30">
          <w:delText xml:space="preserve"> </w:delText>
        </w:r>
      </w:del>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6" w:history="1">
        <w:r w:rsidR="00AC097F" w:rsidRPr="006831BB">
          <w:rPr>
            <w:rStyle w:val="Hyperlink"/>
          </w:rPr>
          <w:t>https://ourworldindata.org/covid-stringency-index</w:t>
        </w:r>
      </w:hyperlink>
      <w:r w:rsidR="00AC097F">
        <w:t xml:space="preserve"> </w:t>
      </w:r>
    </w:p>
    <w:p w14:paraId="331B77D6" w14:textId="2074A6A9" w:rsidR="00AC097F" w:rsidRDefault="00AC097F" w:rsidP="00585243">
      <w:pPr>
        <w:pStyle w:val="AckPara"/>
      </w:pPr>
    </w:p>
    <w:p w14:paraId="362A6D73" w14:textId="06EA91E7" w:rsidR="00307245" w:rsidRDefault="00307245" w:rsidP="00585243">
      <w:pPr>
        <w:pStyle w:val="AckPara"/>
      </w:pPr>
      <w:r>
        <w:t>List of 36 Countries investigated</w:t>
      </w:r>
    </w:p>
    <w:tbl>
      <w:tblPr>
        <w:tblStyle w:val="TableGrid"/>
        <w:tblW w:w="0" w:type="auto"/>
        <w:tblLook w:val="04A0" w:firstRow="1" w:lastRow="0" w:firstColumn="1" w:lastColumn="0" w:noHBand="0" w:noVBand="1"/>
      </w:tblPr>
      <w:tblGrid>
        <w:gridCol w:w="2395"/>
        <w:gridCol w:w="2395"/>
      </w:tblGrid>
      <w:tr w:rsidR="00307245" w14:paraId="58B5BC31" w14:textId="77777777" w:rsidTr="00307245">
        <w:tc>
          <w:tcPr>
            <w:tcW w:w="2395" w:type="dxa"/>
          </w:tcPr>
          <w:p w14:paraId="0900BE76" w14:textId="7CBB1DD5" w:rsidR="00307245" w:rsidRPr="00307245" w:rsidRDefault="00307245" w:rsidP="00585243">
            <w:pPr>
              <w:pStyle w:val="AckPara"/>
              <w:rPr>
                <w:b/>
                <w:bCs/>
              </w:rPr>
            </w:pPr>
            <w:r w:rsidRPr="00307245">
              <w:rPr>
                <w:b/>
                <w:bCs/>
              </w:rPr>
              <w:t>Country</w:t>
            </w:r>
          </w:p>
        </w:tc>
        <w:tc>
          <w:tcPr>
            <w:tcW w:w="2395" w:type="dxa"/>
          </w:tcPr>
          <w:p w14:paraId="7C977022" w14:textId="3F43648C" w:rsidR="00307245" w:rsidRPr="00307245" w:rsidRDefault="00307245" w:rsidP="00585243">
            <w:pPr>
              <w:pStyle w:val="AckPara"/>
              <w:rPr>
                <w:b/>
                <w:bCs/>
              </w:rPr>
            </w:pPr>
            <w:r w:rsidRPr="00307245">
              <w:rPr>
                <w:b/>
                <w:bCs/>
              </w:rPr>
              <w:t>Code</w:t>
            </w:r>
          </w:p>
        </w:tc>
      </w:tr>
      <w:tr w:rsidR="00307245" w14:paraId="47D038B3" w14:textId="77777777" w:rsidTr="00307245">
        <w:tc>
          <w:tcPr>
            <w:tcW w:w="2395" w:type="dxa"/>
          </w:tcPr>
          <w:p w14:paraId="4F0176BF" w14:textId="4D445355" w:rsidR="00307245" w:rsidRDefault="00307245" w:rsidP="00585243">
            <w:pPr>
              <w:pStyle w:val="AckPara"/>
            </w:pPr>
            <w:r>
              <w:t>Australia</w:t>
            </w:r>
          </w:p>
        </w:tc>
        <w:tc>
          <w:tcPr>
            <w:tcW w:w="2395" w:type="dxa"/>
          </w:tcPr>
          <w:p w14:paraId="06355A27" w14:textId="46CEA720" w:rsidR="00307245" w:rsidRDefault="00307245" w:rsidP="00585243">
            <w:pPr>
              <w:pStyle w:val="AckPara"/>
            </w:pPr>
            <w:r>
              <w:t>AUS</w:t>
            </w:r>
          </w:p>
        </w:tc>
      </w:tr>
      <w:tr w:rsidR="00307245" w14:paraId="1EB9AA71" w14:textId="77777777" w:rsidTr="00307245">
        <w:tc>
          <w:tcPr>
            <w:tcW w:w="2395" w:type="dxa"/>
          </w:tcPr>
          <w:p w14:paraId="1A1BFD27" w14:textId="2217DDEC" w:rsidR="00307245" w:rsidRDefault="00307245" w:rsidP="00585243">
            <w:pPr>
              <w:pStyle w:val="AckPara"/>
            </w:pPr>
            <w:r>
              <w:t>Austria</w:t>
            </w:r>
          </w:p>
        </w:tc>
        <w:tc>
          <w:tcPr>
            <w:tcW w:w="2395" w:type="dxa"/>
          </w:tcPr>
          <w:p w14:paraId="3ECB77A4" w14:textId="0246E59D" w:rsidR="00307245" w:rsidRDefault="00307245" w:rsidP="00585243">
            <w:pPr>
              <w:pStyle w:val="AckPara"/>
            </w:pPr>
            <w:r>
              <w:t>AUT</w:t>
            </w:r>
          </w:p>
        </w:tc>
      </w:tr>
      <w:tr w:rsidR="00307245" w14:paraId="289E932B" w14:textId="77777777" w:rsidTr="00307245">
        <w:tc>
          <w:tcPr>
            <w:tcW w:w="2395" w:type="dxa"/>
          </w:tcPr>
          <w:p w14:paraId="53CC7F0D" w14:textId="58BD4A47" w:rsidR="00307245" w:rsidRDefault="00307245" w:rsidP="00585243">
            <w:pPr>
              <w:pStyle w:val="AckPara"/>
            </w:pPr>
            <w:r>
              <w:t>Belgium</w:t>
            </w:r>
          </w:p>
        </w:tc>
        <w:tc>
          <w:tcPr>
            <w:tcW w:w="2395" w:type="dxa"/>
          </w:tcPr>
          <w:p w14:paraId="6732F2EE" w14:textId="5F2B5A66" w:rsidR="00307245" w:rsidRDefault="00307245" w:rsidP="00585243">
            <w:pPr>
              <w:pStyle w:val="AckPara"/>
            </w:pPr>
            <w:r>
              <w:t>BEL</w:t>
            </w:r>
          </w:p>
        </w:tc>
      </w:tr>
      <w:tr w:rsidR="00307245" w14:paraId="4392AEDD" w14:textId="77777777" w:rsidTr="00307245">
        <w:tc>
          <w:tcPr>
            <w:tcW w:w="2395" w:type="dxa"/>
          </w:tcPr>
          <w:p w14:paraId="66809204" w14:textId="29D5C497" w:rsidR="00307245" w:rsidRDefault="00307245" w:rsidP="00585243">
            <w:pPr>
              <w:pStyle w:val="AckPara"/>
            </w:pPr>
            <w:r>
              <w:t>Bulgaria</w:t>
            </w:r>
          </w:p>
        </w:tc>
        <w:tc>
          <w:tcPr>
            <w:tcW w:w="2395" w:type="dxa"/>
          </w:tcPr>
          <w:p w14:paraId="6D6E8289" w14:textId="28805646" w:rsidR="00307245" w:rsidRDefault="00307245" w:rsidP="00585243">
            <w:pPr>
              <w:pStyle w:val="AckPara"/>
            </w:pPr>
            <w:r>
              <w:t>BGR</w:t>
            </w:r>
          </w:p>
        </w:tc>
      </w:tr>
      <w:tr w:rsidR="00307245" w14:paraId="12CCA9E9" w14:textId="77777777" w:rsidTr="00307245">
        <w:tc>
          <w:tcPr>
            <w:tcW w:w="2395" w:type="dxa"/>
          </w:tcPr>
          <w:p w14:paraId="6D4B401B" w14:textId="0007E8CD" w:rsidR="00307245" w:rsidRDefault="00307245" w:rsidP="00585243">
            <w:pPr>
              <w:pStyle w:val="AckPara"/>
            </w:pPr>
            <w:r>
              <w:t>Croatia</w:t>
            </w:r>
          </w:p>
        </w:tc>
        <w:tc>
          <w:tcPr>
            <w:tcW w:w="2395" w:type="dxa"/>
          </w:tcPr>
          <w:p w14:paraId="7AE73441" w14:textId="149A56FD" w:rsidR="00307245" w:rsidRDefault="00307245" w:rsidP="00585243">
            <w:pPr>
              <w:pStyle w:val="AckPara"/>
            </w:pPr>
            <w:r>
              <w:t>HRV</w:t>
            </w:r>
          </w:p>
        </w:tc>
      </w:tr>
      <w:tr w:rsidR="00307245" w14:paraId="1052EC7A" w14:textId="77777777" w:rsidTr="00307245">
        <w:tc>
          <w:tcPr>
            <w:tcW w:w="2395" w:type="dxa"/>
          </w:tcPr>
          <w:p w14:paraId="509F12B4" w14:textId="6F98D402" w:rsidR="00307245" w:rsidRDefault="00307245" w:rsidP="00585243">
            <w:pPr>
              <w:pStyle w:val="AckPara"/>
            </w:pPr>
            <w:r>
              <w:t>Chile</w:t>
            </w:r>
          </w:p>
        </w:tc>
        <w:tc>
          <w:tcPr>
            <w:tcW w:w="2395" w:type="dxa"/>
          </w:tcPr>
          <w:p w14:paraId="019D730A" w14:textId="58304436" w:rsidR="00307245" w:rsidRDefault="00307245" w:rsidP="00585243">
            <w:pPr>
              <w:pStyle w:val="AckPara"/>
            </w:pPr>
            <w:r>
              <w:t>CHL</w:t>
            </w:r>
          </w:p>
        </w:tc>
      </w:tr>
      <w:tr w:rsidR="00307245" w14:paraId="19BE356F" w14:textId="77777777" w:rsidTr="00307245">
        <w:tc>
          <w:tcPr>
            <w:tcW w:w="2395" w:type="dxa"/>
          </w:tcPr>
          <w:p w14:paraId="5846AD62" w14:textId="414BBFBF" w:rsidR="00307245" w:rsidRDefault="00307245" w:rsidP="00585243">
            <w:pPr>
              <w:pStyle w:val="AckPara"/>
            </w:pPr>
            <w:r>
              <w:t>Czechia</w:t>
            </w:r>
          </w:p>
        </w:tc>
        <w:tc>
          <w:tcPr>
            <w:tcW w:w="2395" w:type="dxa"/>
          </w:tcPr>
          <w:p w14:paraId="2A765C43" w14:textId="60ADCBF3" w:rsidR="00307245" w:rsidRDefault="00307245" w:rsidP="00585243">
            <w:pPr>
              <w:pStyle w:val="AckPara"/>
            </w:pPr>
            <w:r>
              <w:t>CZE</w:t>
            </w:r>
          </w:p>
        </w:tc>
      </w:tr>
      <w:tr w:rsidR="00307245" w14:paraId="657DF22E" w14:textId="77777777" w:rsidTr="00307245">
        <w:tc>
          <w:tcPr>
            <w:tcW w:w="2395" w:type="dxa"/>
          </w:tcPr>
          <w:p w14:paraId="0717F223" w14:textId="2E55CD32" w:rsidR="00307245" w:rsidRDefault="00307245" w:rsidP="00585243">
            <w:pPr>
              <w:pStyle w:val="AckPara"/>
            </w:pPr>
            <w:r>
              <w:t>Denmark</w:t>
            </w:r>
          </w:p>
        </w:tc>
        <w:tc>
          <w:tcPr>
            <w:tcW w:w="2395" w:type="dxa"/>
          </w:tcPr>
          <w:p w14:paraId="3CB0CB8F" w14:textId="42E7C459" w:rsidR="00307245" w:rsidRDefault="00307245" w:rsidP="00585243">
            <w:pPr>
              <w:pStyle w:val="AckPara"/>
            </w:pPr>
            <w:r>
              <w:t>DNK</w:t>
            </w:r>
          </w:p>
        </w:tc>
      </w:tr>
      <w:tr w:rsidR="00307245" w14:paraId="4C7505C9" w14:textId="77777777" w:rsidTr="00307245">
        <w:tc>
          <w:tcPr>
            <w:tcW w:w="2395" w:type="dxa"/>
          </w:tcPr>
          <w:p w14:paraId="2BC0C89F" w14:textId="1D13F410" w:rsidR="00307245" w:rsidRDefault="00307245" w:rsidP="00585243">
            <w:pPr>
              <w:pStyle w:val="AckPara"/>
            </w:pPr>
            <w:r>
              <w:t>Estonia</w:t>
            </w:r>
          </w:p>
        </w:tc>
        <w:tc>
          <w:tcPr>
            <w:tcW w:w="2395" w:type="dxa"/>
          </w:tcPr>
          <w:p w14:paraId="1DDD438C" w14:textId="4AA7E8BE" w:rsidR="00307245" w:rsidRDefault="00307245" w:rsidP="00585243">
            <w:pPr>
              <w:pStyle w:val="AckPara"/>
            </w:pPr>
            <w:r>
              <w:t>EST</w:t>
            </w:r>
          </w:p>
        </w:tc>
      </w:tr>
      <w:tr w:rsidR="00307245" w14:paraId="424D677F" w14:textId="77777777" w:rsidTr="00307245">
        <w:tc>
          <w:tcPr>
            <w:tcW w:w="2395" w:type="dxa"/>
          </w:tcPr>
          <w:p w14:paraId="406BC523" w14:textId="25F81A7C" w:rsidR="00307245" w:rsidRDefault="00307245" w:rsidP="00585243">
            <w:pPr>
              <w:pStyle w:val="AckPara"/>
            </w:pPr>
            <w:r>
              <w:t>Finland</w:t>
            </w:r>
          </w:p>
        </w:tc>
        <w:tc>
          <w:tcPr>
            <w:tcW w:w="2395" w:type="dxa"/>
          </w:tcPr>
          <w:p w14:paraId="0176B6BF" w14:textId="07B26843" w:rsidR="00307245" w:rsidRDefault="00307245" w:rsidP="00585243">
            <w:pPr>
              <w:pStyle w:val="AckPara"/>
            </w:pPr>
            <w:r>
              <w:t>FIN</w:t>
            </w:r>
          </w:p>
        </w:tc>
      </w:tr>
      <w:tr w:rsidR="00307245" w14:paraId="6978BAC8" w14:textId="77777777" w:rsidTr="00307245">
        <w:tc>
          <w:tcPr>
            <w:tcW w:w="2395" w:type="dxa"/>
          </w:tcPr>
          <w:p w14:paraId="2E885020" w14:textId="1EC68DA0" w:rsidR="00307245" w:rsidRDefault="00307245" w:rsidP="00585243">
            <w:pPr>
              <w:pStyle w:val="AckPara"/>
            </w:pPr>
            <w:r>
              <w:t>France</w:t>
            </w:r>
          </w:p>
        </w:tc>
        <w:tc>
          <w:tcPr>
            <w:tcW w:w="2395" w:type="dxa"/>
          </w:tcPr>
          <w:p w14:paraId="3E76AA86" w14:textId="5FD50C9A" w:rsidR="00307245" w:rsidRDefault="00307245" w:rsidP="00585243">
            <w:pPr>
              <w:pStyle w:val="AckPara"/>
            </w:pPr>
            <w:r>
              <w:t>FRA</w:t>
            </w:r>
          </w:p>
        </w:tc>
      </w:tr>
      <w:tr w:rsidR="00307245" w14:paraId="2CE681FA" w14:textId="77777777" w:rsidTr="00307245">
        <w:tc>
          <w:tcPr>
            <w:tcW w:w="2395" w:type="dxa"/>
          </w:tcPr>
          <w:p w14:paraId="57A27E45" w14:textId="3C9E75CE" w:rsidR="00307245" w:rsidRDefault="00307245" w:rsidP="00585243">
            <w:pPr>
              <w:pStyle w:val="AckPara"/>
            </w:pPr>
            <w:r>
              <w:t>Germany</w:t>
            </w:r>
          </w:p>
        </w:tc>
        <w:tc>
          <w:tcPr>
            <w:tcW w:w="2395" w:type="dxa"/>
          </w:tcPr>
          <w:p w14:paraId="0FD30153" w14:textId="1B35457B" w:rsidR="00307245" w:rsidRDefault="00307245" w:rsidP="00585243">
            <w:pPr>
              <w:pStyle w:val="AckPara"/>
            </w:pPr>
            <w:r>
              <w:t>DEU</w:t>
            </w:r>
          </w:p>
        </w:tc>
      </w:tr>
      <w:tr w:rsidR="00307245" w14:paraId="173C2A66" w14:textId="77777777" w:rsidTr="00307245">
        <w:tc>
          <w:tcPr>
            <w:tcW w:w="2395" w:type="dxa"/>
          </w:tcPr>
          <w:p w14:paraId="22152FD6" w14:textId="5D873084" w:rsidR="00307245" w:rsidRDefault="00307245" w:rsidP="00585243">
            <w:pPr>
              <w:pStyle w:val="AckPara"/>
            </w:pPr>
            <w:r>
              <w:t>Greece</w:t>
            </w:r>
          </w:p>
        </w:tc>
        <w:tc>
          <w:tcPr>
            <w:tcW w:w="2395" w:type="dxa"/>
          </w:tcPr>
          <w:p w14:paraId="21D8DA51" w14:textId="61F0EC52" w:rsidR="00307245" w:rsidRDefault="00307245" w:rsidP="00585243">
            <w:pPr>
              <w:pStyle w:val="AckPara"/>
            </w:pPr>
            <w:r>
              <w:t>GRC</w:t>
            </w:r>
          </w:p>
        </w:tc>
      </w:tr>
      <w:tr w:rsidR="00307245" w14:paraId="1DF2EAC0" w14:textId="77777777" w:rsidTr="00307245">
        <w:tc>
          <w:tcPr>
            <w:tcW w:w="2395" w:type="dxa"/>
          </w:tcPr>
          <w:p w14:paraId="7A333DC7" w14:textId="25714BAC" w:rsidR="00307245" w:rsidRDefault="00307245" w:rsidP="00585243">
            <w:pPr>
              <w:pStyle w:val="AckPara"/>
            </w:pPr>
            <w:r>
              <w:t>Hungary</w:t>
            </w:r>
          </w:p>
        </w:tc>
        <w:tc>
          <w:tcPr>
            <w:tcW w:w="2395" w:type="dxa"/>
          </w:tcPr>
          <w:p w14:paraId="1AD5FA60" w14:textId="249423E7" w:rsidR="00307245" w:rsidRDefault="00307245" w:rsidP="00585243">
            <w:pPr>
              <w:pStyle w:val="AckPara"/>
            </w:pPr>
            <w:r>
              <w:t>HUN</w:t>
            </w:r>
          </w:p>
        </w:tc>
      </w:tr>
      <w:tr w:rsidR="00307245" w14:paraId="4DD38555" w14:textId="77777777" w:rsidTr="00307245">
        <w:tc>
          <w:tcPr>
            <w:tcW w:w="2395" w:type="dxa"/>
          </w:tcPr>
          <w:p w14:paraId="552A1BD8" w14:textId="080D21C3" w:rsidR="00307245" w:rsidRDefault="00307245" w:rsidP="00585243">
            <w:pPr>
              <w:pStyle w:val="AckPara"/>
            </w:pPr>
            <w:r>
              <w:t>Iceland</w:t>
            </w:r>
          </w:p>
        </w:tc>
        <w:tc>
          <w:tcPr>
            <w:tcW w:w="2395" w:type="dxa"/>
          </w:tcPr>
          <w:p w14:paraId="4B7B21FB" w14:textId="6D6D9A1B" w:rsidR="00307245" w:rsidRDefault="00307245" w:rsidP="00585243">
            <w:pPr>
              <w:pStyle w:val="AckPara"/>
            </w:pPr>
            <w:r>
              <w:t>ISL</w:t>
            </w:r>
          </w:p>
        </w:tc>
      </w:tr>
      <w:tr w:rsidR="00307245" w14:paraId="70C18E8E" w14:textId="77777777" w:rsidTr="00307245">
        <w:tc>
          <w:tcPr>
            <w:tcW w:w="2395" w:type="dxa"/>
          </w:tcPr>
          <w:p w14:paraId="46AEDDFA" w14:textId="64FAE3B4" w:rsidR="00307245" w:rsidRDefault="00307245" w:rsidP="00585243">
            <w:pPr>
              <w:pStyle w:val="AckPara"/>
            </w:pPr>
            <w:r>
              <w:t>Israel</w:t>
            </w:r>
          </w:p>
        </w:tc>
        <w:tc>
          <w:tcPr>
            <w:tcW w:w="2395" w:type="dxa"/>
          </w:tcPr>
          <w:p w14:paraId="3D86A054" w14:textId="0D1FE676" w:rsidR="00307245" w:rsidRDefault="00307245" w:rsidP="00585243">
            <w:pPr>
              <w:pStyle w:val="AckPara"/>
            </w:pPr>
            <w:r>
              <w:t>ISR</w:t>
            </w:r>
          </w:p>
        </w:tc>
      </w:tr>
      <w:tr w:rsidR="00307245" w14:paraId="329B6041" w14:textId="77777777" w:rsidTr="00307245">
        <w:tc>
          <w:tcPr>
            <w:tcW w:w="2395" w:type="dxa"/>
          </w:tcPr>
          <w:p w14:paraId="4C86C7D5" w14:textId="4BE1F412" w:rsidR="00307245" w:rsidRDefault="00307245" w:rsidP="00585243">
            <w:pPr>
              <w:pStyle w:val="AckPara"/>
            </w:pPr>
            <w:r>
              <w:t>Italy</w:t>
            </w:r>
          </w:p>
        </w:tc>
        <w:tc>
          <w:tcPr>
            <w:tcW w:w="2395" w:type="dxa"/>
          </w:tcPr>
          <w:p w14:paraId="69AD2618" w14:textId="783DFE71" w:rsidR="00307245" w:rsidRDefault="00307245" w:rsidP="00585243">
            <w:pPr>
              <w:pStyle w:val="AckPara"/>
            </w:pPr>
            <w:r>
              <w:t>ITA</w:t>
            </w:r>
          </w:p>
        </w:tc>
      </w:tr>
      <w:tr w:rsidR="00307245" w14:paraId="7A9ABC29" w14:textId="77777777" w:rsidTr="00307245">
        <w:tc>
          <w:tcPr>
            <w:tcW w:w="2395" w:type="dxa"/>
          </w:tcPr>
          <w:p w14:paraId="0DC868EB" w14:textId="77362F03" w:rsidR="00307245" w:rsidRDefault="00307245" w:rsidP="00585243">
            <w:pPr>
              <w:pStyle w:val="AckPara"/>
            </w:pPr>
            <w:r>
              <w:t>Latvia</w:t>
            </w:r>
          </w:p>
        </w:tc>
        <w:tc>
          <w:tcPr>
            <w:tcW w:w="2395" w:type="dxa"/>
          </w:tcPr>
          <w:p w14:paraId="5C6DC7E6" w14:textId="44348A47" w:rsidR="00307245" w:rsidRDefault="00307245" w:rsidP="00585243">
            <w:pPr>
              <w:pStyle w:val="AckPara"/>
            </w:pPr>
            <w:r>
              <w:t>LVA</w:t>
            </w:r>
          </w:p>
        </w:tc>
      </w:tr>
      <w:tr w:rsidR="00307245" w14:paraId="1F0AC74A" w14:textId="77777777" w:rsidTr="00307245">
        <w:tc>
          <w:tcPr>
            <w:tcW w:w="2395" w:type="dxa"/>
          </w:tcPr>
          <w:p w14:paraId="1D316988" w14:textId="139A3242" w:rsidR="00307245" w:rsidRDefault="00307245" w:rsidP="00585243">
            <w:pPr>
              <w:pStyle w:val="AckPara"/>
            </w:pPr>
            <w:r>
              <w:t>Lithuania</w:t>
            </w:r>
          </w:p>
        </w:tc>
        <w:tc>
          <w:tcPr>
            <w:tcW w:w="2395" w:type="dxa"/>
          </w:tcPr>
          <w:p w14:paraId="0BAA4AF8" w14:textId="6F56C6F1" w:rsidR="00307245" w:rsidRDefault="00307245" w:rsidP="00585243">
            <w:pPr>
              <w:pStyle w:val="AckPara"/>
            </w:pPr>
            <w:r>
              <w:t>LTU</w:t>
            </w:r>
          </w:p>
        </w:tc>
      </w:tr>
      <w:tr w:rsidR="00307245" w14:paraId="68174E56" w14:textId="77777777" w:rsidTr="00307245">
        <w:tc>
          <w:tcPr>
            <w:tcW w:w="2395" w:type="dxa"/>
          </w:tcPr>
          <w:p w14:paraId="7B8C2863" w14:textId="2040E741" w:rsidR="00307245" w:rsidRDefault="00307245" w:rsidP="00307245">
            <w:pPr>
              <w:pStyle w:val="AckPara"/>
            </w:pPr>
            <w:r>
              <w:t>Luxembourg</w:t>
            </w:r>
          </w:p>
        </w:tc>
        <w:tc>
          <w:tcPr>
            <w:tcW w:w="2395" w:type="dxa"/>
          </w:tcPr>
          <w:p w14:paraId="4AF65B3F" w14:textId="222B3D4D" w:rsidR="00307245" w:rsidRDefault="00307245" w:rsidP="00307245">
            <w:pPr>
              <w:pStyle w:val="AckPara"/>
            </w:pPr>
            <w:r>
              <w:t>LUX</w:t>
            </w:r>
          </w:p>
        </w:tc>
      </w:tr>
      <w:tr w:rsidR="00307245" w14:paraId="53B9AD69" w14:textId="77777777" w:rsidTr="00307245">
        <w:tc>
          <w:tcPr>
            <w:tcW w:w="2395" w:type="dxa"/>
          </w:tcPr>
          <w:p w14:paraId="612519E6" w14:textId="659CBCD0" w:rsidR="00307245" w:rsidRDefault="00307245" w:rsidP="00307245">
            <w:pPr>
              <w:pStyle w:val="AckPara"/>
            </w:pPr>
            <w:r>
              <w:t>Netherlands</w:t>
            </w:r>
          </w:p>
        </w:tc>
        <w:tc>
          <w:tcPr>
            <w:tcW w:w="2395" w:type="dxa"/>
          </w:tcPr>
          <w:p w14:paraId="675F7288" w14:textId="1669D1F0" w:rsidR="00307245" w:rsidRDefault="00307245" w:rsidP="00307245">
            <w:pPr>
              <w:pStyle w:val="AckPara"/>
            </w:pPr>
            <w:r>
              <w:t>NLD</w:t>
            </w:r>
          </w:p>
        </w:tc>
      </w:tr>
      <w:tr w:rsidR="00307245" w14:paraId="437B0ED0" w14:textId="77777777" w:rsidTr="00307245">
        <w:tc>
          <w:tcPr>
            <w:tcW w:w="2395" w:type="dxa"/>
          </w:tcPr>
          <w:p w14:paraId="5B22F138" w14:textId="04571C80" w:rsidR="00307245" w:rsidRDefault="00307245" w:rsidP="00307245">
            <w:pPr>
              <w:pStyle w:val="AckPara"/>
            </w:pPr>
            <w:r>
              <w:t>New Zealand</w:t>
            </w:r>
          </w:p>
        </w:tc>
        <w:tc>
          <w:tcPr>
            <w:tcW w:w="2395" w:type="dxa"/>
          </w:tcPr>
          <w:p w14:paraId="668CD2AC" w14:textId="416AEF75" w:rsidR="00307245" w:rsidRDefault="00307245" w:rsidP="00307245">
            <w:pPr>
              <w:pStyle w:val="AckPara"/>
            </w:pPr>
            <w:r>
              <w:t>NZL</w:t>
            </w:r>
          </w:p>
        </w:tc>
      </w:tr>
      <w:tr w:rsidR="00307245" w14:paraId="7B3A39F7" w14:textId="77777777" w:rsidTr="00307245">
        <w:tc>
          <w:tcPr>
            <w:tcW w:w="2395" w:type="dxa"/>
          </w:tcPr>
          <w:p w14:paraId="62F424D7" w14:textId="2DFD31D6" w:rsidR="00307245" w:rsidRDefault="00307245" w:rsidP="00307245">
            <w:pPr>
              <w:pStyle w:val="AckPara"/>
            </w:pPr>
            <w:r>
              <w:t>Norway</w:t>
            </w:r>
          </w:p>
        </w:tc>
        <w:tc>
          <w:tcPr>
            <w:tcW w:w="2395" w:type="dxa"/>
          </w:tcPr>
          <w:p w14:paraId="4B363FCB" w14:textId="4FB75A4C" w:rsidR="00307245" w:rsidRDefault="00307245" w:rsidP="00307245">
            <w:pPr>
              <w:pStyle w:val="AckPara"/>
            </w:pPr>
            <w:r>
              <w:t>NOR</w:t>
            </w:r>
          </w:p>
        </w:tc>
      </w:tr>
      <w:tr w:rsidR="00307245" w14:paraId="26D5A551" w14:textId="77777777" w:rsidTr="00307245">
        <w:tc>
          <w:tcPr>
            <w:tcW w:w="2395" w:type="dxa"/>
          </w:tcPr>
          <w:p w14:paraId="03CEB62A" w14:textId="09E987E2" w:rsidR="00307245" w:rsidRDefault="00307245" w:rsidP="00307245">
            <w:pPr>
              <w:pStyle w:val="AckPara"/>
            </w:pPr>
            <w:r>
              <w:t>Poland</w:t>
            </w:r>
          </w:p>
        </w:tc>
        <w:tc>
          <w:tcPr>
            <w:tcW w:w="2395" w:type="dxa"/>
          </w:tcPr>
          <w:p w14:paraId="2C2F1F6F" w14:textId="7C3FA64F" w:rsidR="00307245" w:rsidRDefault="00307245" w:rsidP="00307245">
            <w:pPr>
              <w:pStyle w:val="AckPara"/>
            </w:pPr>
            <w:r>
              <w:t>POL</w:t>
            </w:r>
          </w:p>
        </w:tc>
      </w:tr>
      <w:tr w:rsidR="00307245" w14:paraId="2B78B178" w14:textId="77777777" w:rsidTr="00307245">
        <w:tc>
          <w:tcPr>
            <w:tcW w:w="2395" w:type="dxa"/>
          </w:tcPr>
          <w:p w14:paraId="6D33CC8B" w14:textId="0FD502CE" w:rsidR="00307245" w:rsidRDefault="00DB64BD" w:rsidP="00307245">
            <w:pPr>
              <w:pStyle w:val="AckPara"/>
            </w:pPr>
            <w:r>
              <w:t>Portugal</w:t>
            </w:r>
          </w:p>
        </w:tc>
        <w:tc>
          <w:tcPr>
            <w:tcW w:w="2395" w:type="dxa"/>
          </w:tcPr>
          <w:p w14:paraId="773AF292" w14:textId="645A81E8" w:rsidR="00307245" w:rsidRDefault="00DB64BD" w:rsidP="00307245">
            <w:pPr>
              <w:pStyle w:val="AckPara"/>
            </w:pPr>
            <w:r>
              <w:t>PRT</w:t>
            </w:r>
          </w:p>
        </w:tc>
      </w:tr>
      <w:tr w:rsidR="00307245" w14:paraId="7A2647F2" w14:textId="77777777" w:rsidTr="00307245">
        <w:tc>
          <w:tcPr>
            <w:tcW w:w="2395" w:type="dxa"/>
          </w:tcPr>
          <w:p w14:paraId="503D07C2" w14:textId="3F34ED7B" w:rsidR="00307245" w:rsidRDefault="00DB64BD" w:rsidP="00307245">
            <w:pPr>
              <w:pStyle w:val="AckPara"/>
            </w:pPr>
            <w:r>
              <w:t>South Korea</w:t>
            </w:r>
          </w:p>
        </w:tc>
        <w:tc>
          <w:tcPr>
            <w:tcW w:w="2395" w:type="dxa"/>
          </w:tcPr>
          <w:p w14:paraId="505F7C09" w14:textId="7BF1A90B" w:rsidR="00307245" w:rsidRDefault="00DB64BD" w:rsidP="00307245">
            <w:pPr>
              <w:pStyle w:val="AckPara"/>
            </w:pPr>
            <w:r>
              <w:t>KOR</w:t>
            </w:r>
          </w:p>
        </w:tc>
      </w:tr>
      <w:tr w:rsidR="00307245" w14:paraId="737B4F12" w14:textId="77777777" w:rsidTr="00307245">
        <w:tc>
          <w:tcPr>
            <w:tcW w:w="2395" w:type="dxa"/>
          </w:tcPr>
          <w:p w14:paraId="29A31796" w14:textId="09B07D1E" w:rsidR="00307245" w:rsidRDefault="00DB64BD" w:rsidP="00307245">
            <w:pPr>
              <w:pStyle w:val="AckPara"/>
            </w:pPr>
            <w:r>
              <w:t>Russia</w:t>
            </w:r>
          </w:p>
        </w:tc>
        <w:tc>
          <w:tcPr>
            <w:tcW w:w="2395" w:type="dxa"/>
          </w:tcPr>
          <w:p w14:paraId="70CC94F4" w14:textId="13E9A0BA" w:rsidR="00307245" w:rsidRDefault="00DB64BD" w:rsidP="00307245">
            <w:pPr>
              <w:pStyle w:val="AckPara"/>
            </w:pPr>
            <w:r>
              <w:t>RUS</w:t>
            </w:r>
          </w:p>
        </w:tc>
      </w:tr>
      <w:tr w:rsidR="00307245" w14:paraId="5E8237DB" w14:textId="77777777" w:rsidTr="00307245">
        <w:tc>
          <w:tcPr>
            <w:tcW w:w="2395" w:type="dxa"/>
          </w:tcPr>
          <w:p w14:paraId="5C955E3F" w14:textId="7B55D872" w:rsidR="00307245" w:rsidRDefault="00DB64BD" w:rsidP="00307245">
            <w:pPr>
              <w:pStyle w:val="AckPara"/>
            </w:pPr>
            <w:r>
              <w:t>Slovakia</w:t>
            </w:r>
          </w:p>
        </w:tc>
        <w:tc>
          <w:tcPr>
            <w:tcW w:w="2395" w:type="dxa"/>
          </w:tcPr>
          <w:p w14:paraId="694D88B3" w14:textId="61B5469A" w:rsidR="00307245" w:rsidRDefault="00DB64BD" w:rsidP="00307245">
            <w:pPr>
              <w:pStyle w:val="AckPara"/>
            </w:pPr>
            <w:r>
              <w:t>SVK</w:t>
            </w:r>
          </w:p>
        </w:tc>
      </w:tr>
      <w:tr w:rsidR="00307245" w14:paraId="6E3562A0" w14:textId="77777777" w:rsidTr="00307245">
        <w:tc>
          <w:tcPr>
            <w:tcW w:w="2395" w:type="dxa"/>
          </w:tcPr>
          <w:p w14:paraId="44A5BDED" w14:textId="28ECD097" w:rsidR="00307245" w:rsidRDefault="00DB64BD" w:rsidP="00307245">
            <w:pPr>
              <w:pStyle w:val="AckPara"/>
            </w:pPr>
            <w:r>
              <w:t>Slovenia</w:t>
            </w:r>
          </w:p>
        </w:tc>
        <w:tc>
          <w:tcPr>
            <w:tcW w:w="2395" w:type="dxa"/>
          </w:tcPr>
          <w:p w14:paraId="2574001F" w14:textId="4BD0D009" w:rsidR="00307245" w:rsidRDefault="00DB64BD" w:rsidP="00307245">
            <w:pPr>
              <w:pStyle w:val="AckPara"/>
            </w:pPr>
            <w:r>
              <w:t>SVN</w:t>
            </w:r>
          </w:p>
        </w:tc>
      </w:tr>
      <w:tr w:rsidR="00307245" w14:paraId="5DB1B9CC" w14:textId="77777777" w:rsidTr="00307245">
        <w:tc>
          <w:tcPr>
            <w:tcW w:w="2395" w:type="dxa"/>
          </w:tcPr>
          <w:p w14:paraId="11158B44" w14:textId="4A72389A" w:rsidR="00307245" w:rsidRDefault="00DB64BD" w:rsidP="00307245">
            <w:pPr>
              <w:pStyle w:val="AckPara"/>
            </w:pPr>
            <w:r>
              <w:t>Spain</w:t>
            </w:r>
          </w:p>
        </w:tc>
        <w:tc>
          <w:tcPr>
            <w:tcW w:w="2395" w:type="dxa"/>
          </w:tcPr>
          <w:p w14:paraId="028C5BFD" w14:textId="02735AE4" w:rsidR="00307245" w:rsidRDefault="00DB64BD" w:rsidP="00307245">
            <w:pPr>
              <w:pStyle w:val="AckPara"/>
            </w:pPr>
            <w:r>
              <w:t>ESP</w:t>
            </w:r>
          </w:p>
        </w:tc>
      </w:tr>
      <w:tr w:rsidR="00307245" w14:paraId="04BA7E21" w14:textId="77777777" w:rsidTr="00307245">
        <w:tc>
          <w:tcPr>
            <w:tcW w:w="2395" w:type="dxa"/>
          </w:tcPr>
          <w:p w14:paraId="0631AC7E" w14:textId="678851A3" w:rsidR="00307245" w:rsidRDefault="00DB64BD" w:rsidP="00307245">
            <w:pPr>
              <w:pStyle w:val="AckPara"/>
            </w:pPr>
            <w:r>
              <w:t>Switzerland</w:t>
            </w:r>
          </w:p>
        </w:tc>
        <w:tc>
          <w:tcPr>
            <w:tcW w:w="2395" w:type="dxa"/>
          </w:tcPr>
          <w:p w14:paraId="3AB31F09" w14:textId="28B63629" w:rsidR="00307245" w:rsidRDefault="00DB64BD" w:rsidP="00307245">
            <w:pPr>
              <w:pStyle w:val="AckPara"/>
            </w:pPr>
            <w:r>
              <w:t>CHE</w:t>
            </w:r>
          </w:p>
        </w:tc>
      </w:tr>
      <w:tr w:rsidR="00307245" w14:paraId="2410EFD9" w14:textId="77777777" w:rsidTr="00307245">
        <w:tc>
          <w:tcPr>
            <w:tcW w:w="2395" w:type="dxa"/>
          </w:tcPr>
          <w:p w14:paraId="01857403" w14:textId="2F7E72CE" w:rsidR="00307245" w:rsidRDefault="00DB64BD" w:rsidP="00307245">
            <w:pPr>
              <w:pStyle w:val="AckPara"/>
            </w:pPr>
            <w:r>
              <w:t>Sweden</w:t>
            </w:r>
          </w:p>
        </w:tc>
        <w:tc>
          <w:tcPr>
            <w:tcW w:w="2395" w:type="dxa"/>
          </w:tcPr>
          <w:p w14:paraId="77C03728" w14:textId="3DF06189" w:rsidR="00307245" w:rsidRDefault="00DB64BD" w:rsidP="00307245">
            <w:pPr>
              <w:pStyle w:val="AckPara"/>
            </w:pPr>
            <w:r>
              <w:t>SWE</w:t>
            </w:r>
          </w:p>
        </w:tc>
      </w:tr>
      <w:tr w:rsidR="00307245" w14:paraId="04D9BE90" w14:textId="77777777" w:rsidTr="00307245">
        <w:tc>
          <w:tcPr>
            <w:tcW w:w="2395" w:type="dxa"/>
          </w:tcPr>
          <w:p w14:paraId="38CE0FA8" w14:textId="77DD7020" w:rsidR="00307245" w:rsidRDefault="00DB64BD" w:rsidP="00307245">
            <w:pPr>
              <w:pStyle w:val="AckPara"/>
            </w:pPr>
            <w:r>
              <w:t>Taiwan</w:t>
            </w:r>
          </w:p>
        </w:tc>
        <w:tc>
          <w:tcPr>
            <w:tcW w:w="2395" w:type="dxa"/>
          </w:tcPr>
          <w:p w14:paraId="543B5FDF" w14:textId="4FD86525" w:rsidR="00307245" w:rsidRDefault="00DB64BD" w:rsidP="00307245">
            <w:pPr>
              <w:pStyle w:val="AckPara"/>
            </w:pPr>
            <w:r>
              <w:t>TWN</w:t>
            </w:r>
          </w:p>
        </w:tc>
      </w:tr>
      <w:tr w:rsidR="00DB64BD" w14:paraId="6A4799B6" w14:textId="77777777" w:rsidTr="00307245">
        <w:tc>
          <w:tcPr>
            <w:tcW w:w="2395" w:type="dxa"/>
          </w:tcPr>
          <w:p w14:paraId="307057E8" w14:textId="686ED30F" w:rsidR="00DB64BD" w:rsidRDefault="00DB64BD" w:rsidP="00DB64BD">
            <w:pPr>
              <w:pStyle w:val="AckPara"/>
            </w:pPr>
            <w:r>
              <w:t>United Kingdom</w:t>
            </w:r>
          </w:p>
        </w:tc>
        <w:tc>
          <w:tcPr>
            <w:tcW w:w="2395" w:type="dxa"/>
          </w:tcPr>
          <w:p w14:paraId="60E91E98" w14:textId="7EA3D6B0" w:rsidR="00DB64BD" w:rsidRDefault="00DB64BD" w:rsidP="00DB64BD">
            <w:pPr>
              <w:pStyle w:val="AckPara"/>
            </w:pPr>
            <w:r>
              <w:t>GBR</w:t>
            </w:r>
          </w:p>
        </w:tc>
      </w:tr>
      <w:tr w:rsidR="00DB64BD" w14:paraId="05AD9963" w14:textId="77777777" w:rsidTr="00307245">
        <w:tc>
          <w:tcPr>
            <w:tcW w:w="2395" w:type="dxa"/>
          </w:tcPr>
          <w:p w14:paraId="57E0DBEB" w14:textId="6E7021E2" w:rsidR="00DB64BD" w:rsidRDefault="00DB64BD" w:rsidP="00DB64BD">
            <w:pPr>
              <w:pStyle w:val="AckPara"/>
            </w:pPr>
            <w:r>
              <w:t>United States</w:t>
            </w:r>
          </w:p>
        </w:tc>
        <w:tc>
          <w:tcPr>
            <w:tcW w:w="2395" w:type="dxa"/>
          </w:tcPr>
          <w:p w14:paraId="6861A96D" w14:textId="5ED0D65B" w:rsidR="00DB64BD" w:rsidRDefault="00DB64BD" w:rsidP="00DB64BD">
            <w:pPr>
              <w:pStyle w:val="AckPara"/>
            </w:pPr>
            <w:r>
              <w:t>USA</w:t>
            </w:r>
          </w:p>
        </w:tc>
      </w:tr>
    </w:tbl>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02"/>
        <w:gridCol w:w="2292"/>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r w:rsidRPr="00585243">
              <w:t>CountryCode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18286D38" w:rsidR="001C7F6C" w:rsidRPr="00585243" w:rsidRDefault="00585243" w:rsidP="00585243">
            <w:pPr>
              <w:pStyle w:val="AckPara"/>
            </w:pPr>
            <w:r w:rsidRPr="00585243">
              <w:t>Year in 1</w:t>
            </w:r>
            <w:r w:rsidR="00224048">
              <w:t>-</w:t>
            </w:r>
            <w:r w:rsidRPr="00585243">
              <w:t>year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xml:space="preserve"># of deaths age 0 to 14 (float due to </w:t>
            </w:r>
            <w:r w:rsidRPr="00585243">
              <w:lastRenderedPageBreak/>
              <w:t>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lastRenderedPageBreak/>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of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of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of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of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r w:rsidRPr="00585243">
              <w:t>DTotal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225"/>
        <w:gridCol w:w="942"/>
        <w:gridCol w:w="1613"/>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r w:rsidRPr="00585243">
              <w:t>iso_code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r w:rsidRPr="00585243">
              <w:t>total_cases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r w:rsidRPr="00585243">
              <w:t>new_cases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r w:rsidRPr="00585243">
              <w:t>total_deaths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r w:rsidRPr="00585243">
              <w:t>new_deaths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r w:rsidRPr="00585243">
              <w:t>total_cases_per_million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r w:rsidRPr="00585243">
              <w:t>total_cases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r w:rsidRPr="00585243">
              <w:t>new_cases_per_million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r w:rsidRPr="00585243">
              <w:t>New_cases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r w:rsidRPr="00585243">
              <w:t>hops_patients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375"/>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r w:rsidRPr="00AC097F">
              <w:rPr>
                <w:rStyle w:val="Label"/>
              </w:rPr>
              <w:t>stringency_index</w:t>
            </w:r>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0 -100, with 100 being the strictest</w:t>
            </w:r>
          </w:p>
        </w:tc>
      </w:tr>
    </w:tbl>
    <w:p w14:paraId="271FD0C3" w14:textId="3F526384" w:rsidR="0080207E" w:rsidRDefault="0080207E" w:rsidP="00C5556F">
      <w:pPr>
        <w:pStyle w:val="Head2"/>
        <w:rPr>
          <w:rStyle w:val="Label"/>
        </w:rPr>
      </w:pPr>
      <w:r>
        <w:rPr>
          <w:rStyle w:val="Label"/>
        </w:rPr>
        <w:t xml:space="preserve">The stringency index includes the following metrics: </w:t>
      </w:r>
      <w:r w:rsidRPr="0080207E">
        <w:rPr>
          <w:rStyle w:val="Label"/>
        </w:rPr>
        <w:t xml:space="preserve">school closures; workplace closures; cancellation of public events; restrictions on public gatherings; closures of public transport; stay-at-home requirements; public information campaigns; </w:t>
      </w:r>
      <w:r w:rsidRPr="0080207E">
        <w:rPr>
          <w:rStyle w:val="Label"/>
        </w:rPr>
        <w:lastRenderedPageBreak/>
        <w:t>restrictions on internal movements; and international travel controls.</w:t>
      </w:r>
    </w:p>
    <w:p w14:paraId="70D87EBC" w14:textId="2DF83BED" w:rsidR="00AC097F" w:rsidRPr="00A04B8A" w:rsidRDefault="00A04B8A" w:rsidP="00C5556F">
      <w:pPr>
        <w:pStyle w:val="Head2"/>
        <w:rPr>
          <w:rStyle w:val="Label"/>
        </w:rPr>
      </w:pPr>
      <w:r w:rsidRPr="00A04B8A">
        <w:rPr>
          <w:rStyle w:val="Label"/>
        </w:rPr>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Identifies country full name</w:t>
            </w:r>
          </w:p>
        </w:tc>
      </w:tr>
      <w:tr w:rsidR="00A04B8A" w14:paraId="3EE57A6A" w14:textId="77777777" w:rsidTr="00A04B8A">
        <w:tc>
          <w:tcPr>
            <w:tcW w:w="1705" w:type="dxa"/>
          </w:tcPr>
          <w:p w14:paraId="37B5B339" w14:textId="042D6B45" w:rsidR="00A04B8A" w:rsidRDefault="00A04B8A" w:rsidP="00AD2A63">
            <w:pPr>
              <w:pStyle w:val="AckPara"/>
              <w:rPr>
                <w:rStyle w:val="Label"/>
              </w:rPr>
            </w:pPr>
            <w:r>
              <w:rPr>
                <w:rStyle w:val="Label"/>
              </w:rPr>
              <w:t>iso_code</w:t>
            </w:r>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r>
              <w:rPr>
                <w:rStyle w:val="Label"/>
              </w:rPr>
              <w:t>People_fully_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Ordinal 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Python with Pandas and numpy libraries</w:t>
      </w:r>
    </w:p>
    <w:p w14:paraId="0528523B" w14:textId="0C49424B" w:rsidR="00C5556F" w:rsidRPr="00C5556F" w:rsidRDefault="00C5556F" w:rsidP="00DB64BD">
      <w:pPr>
        <w:pStyle w:val="AckHead"/>
      </w:pPr>
      <w:r w:rsidRPr="00C5556F">
        <w:t>COVID</w:t>
      </w:r>
      <w:r>
        <w:t xml:space="preserve"> </w:t>
      </w:r>
    </w:p>
    <w:p w14:paraId="76E7671D" w14:textId="77777777" w:rsidR="00C5556F" w:rsidRDefault="00C5556F" w:rsidP="00C5556F">
      <w:pPr>
        <w:pStyle w:val="AckPara"/>
        <w:numPr>
          <w:ilvl w:val="0"/>
          <w:numId w:val="36"/>
        </w:numPr>
      </w:pPr>
      <w:r>
        <w:t>Retained only the following attributes: country, date, total_cases, new_cases, total_deaths, new_deaths, total_cases_per_million, hosp_patients, and population</w:t>
      </w:r>
    </w:p>
    <w:p w14:paraId="266BC0E4" w14:textId="77777777" w:rsidR="00C5556F" w:rsidRDefault="00C5556F" w:rsidP="00C5556F">
      <w:pPr>
        <w:pStyle w:val="AckPara"/>
        <w:numPr>
          <w:ilvl w:val="0"/>
          <w:numId w:val="36"/>
        </w:numPr>
      </w:pPr>
      <w:r>
        <w:t>Dataset was resampled from daily to weekly data. “New” columns were summed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DB64BD">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Retained only the following attributes: country, week, year, DTotal</w:t>
      </w:r>
    </w:p>
    <w:p w14:paraId="3A2BDCC8" w14:textId="77777777" w:rsidR="00C5556F" w:rsidRDefault="00C5556F" w:rsidP="00C5556F">
      <w:pPr>
        <w:pStyle w:val="AckPara"/>
        <w:numPr>
          <w:ilvl w:val="0"/>
          <w:numId w:val="37"/>
        </w:numPr>
      </w:pPr>
      <w:r>
        <w:t>Country codes that differed from the COVID dataset were transformed to match</w:t>
      </w:r>
    </w:p>
    <w:p w14:paraId="3FC1B3EE" w14:textId="4D4355E9" w:rsidR="00C5556F" w:rsidRDefault="00C5556F" w:rsidP="00C5556F">
      <w:pPr>
        <w:pStyle w:val="AckPara"/>
        <w:numPr>
          <w:ilvl w:val="0"/>
          <w:numId w:val="37"/>
        </w:numPr>
      </w:pPr>
      <w:r>
        <w:t>Great Britain data, split into England and Wales, Scotland, and Northern Ireland categories, was combined, summing the DTotal.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t>“week” and “year” were transformed into a “date” column to assist in merging and visualizations</w:t>
      </w:r>
    </w:p>
    <w:p w14:paraId="49A4C15E" w14:textId="5173814E" w:rsidR="00C5556F" w:rsidRDefault="00C5556F" w:rsidP="00DB64BD">
      <w:pPr>
        <w:pStyle w:val="AckHead"/>
      </w:pPr>
      <w:r>
        <w:t>COVID Stringency Index</w:t>
      </w:r>
    </w:p>
    <w:p w14:paraId="231411F0" w14:textId="77777777" w:rsidR="00897B23" w:rsidRDefault="00C5556F" w:rsidP="00C5556F">
      <w:pPr>
        <w:pStyle w:val="AckPara"/>
        <w:numPr>
          <w:ilvl w:val="0"/>
          <w:numId w:val="37"/>
        </w:numPr>
      </w:pPr>
      <w:r>
        <w:t>Because we only have stringency index data from the beginning of the pandemic, another dataframe was made from the previously merged and cleaned datasets.</w:t>
      </w:r>
    </w:p>
    <w:p w14:paraId="58CF7B3C" w14:textId="77777777" w:rsidR="00897B23" w:rsidRDefault="00897B23" w:rsidP="00C5556F">
      <w:pPr>
        <w:pStyle w:val="AckPara"/>
        <w:numPr>
          <w:ilvl w:val="0"/>
          <w:numId w:val="37"/>
        </w:numPr>
      </w:pPr>
      <w:r>
        <w:t>Filtered</w:t>
      </w:r>
      <w:r w:rsidR="00C5556F">
        <w:t xml:space="preserve"> first by the countries that we have excess mortality data on by excluding country codes that are not present in the cleaned, merged dataset.</w:t>
      </w:r>
    </w:p>
    <w:p w14:paraId="20994E57" w14:textId="77777777" w:rsidR="00897B23" w:rsidRDefault="00897B23" w:rsidP="00C5556F">
      <w:pPr>
        <w:pStyle w:val="AckPara"/>
        <w:numPr>
          <w:ilvl w:val="0"/>
          <w:numId w:val="37"/>
        </w:numPr>
      </w:pPr>
      <w:r>
        <w:t>Day column</w:t>
      </w:r>
      <w:r w:rsidR="00C5556F">
        <w:t xml:space="preserve"> converted to a datetime datatype, in order to pull the week number and year.</w:t>
      </w:r>
    </w:p>
    <w:p w14:paraId="509AFF93" w14:textId="65731674" w:rsidR="00C5556F" w:rsidRDefault="00897B23" w:rsidP="00C5556F">
      <w:pPr>
        <w:pStyle w:val="AckPara"/>
        <w:numPr>
          <w:ilvl w:val="0"/>
          <w:numId w:val="37"/>
        </w:numPr>
      </w:pPr>
      <w:r>
        <w:t>G</w:t>
      </w:r>
      <w:r w:rsidR="00C5556F">
        <w:t xml:space="preserve">rouped </w:t>
      </w:r>
      <w:r>
        <w:t xml:space="preserve">and averaged indices </w:t>
      </w:r>
      <w:r w:rsidR="00C5556F">
        <w:t>by country code, week number, and year</w:t>
      </w:r>
      <w:r>
        <w:t>.</w:t>
      </w:r>
    </w:p>
    <w:p w14:paraId="4D8F8F01" w14:textId="77777777" w:rsidR="00C5556F" w:rsidRDefault="00C5556F" w:rsidP="00C5556F">
      <w:pPr>
        <w:pStyle w:val="AckPara"/>
      </w:pPr>
    </w:p>
    <w:p w14:paraId="3D67C187" w14:textId="2BBA7B08" w:rsidR="00C5556F" w:rsidRPr="009F326D" w:rsidRDefault="00C5556F" w:rsidP="00C5556F">
      <w:pPr>
        <w:pStyle w:val="AckPara"/>
        <w:rPr>
          <w:b/>
          <w:bCs/>
        </w:rPr>
      </w:pPr>
      <w:r>
        <w:rPr>
          <w:b/>
          <w:bCs/>
        </w:rPr>
        <w:t>5.2 Data Warehouse Techniques</w:t>
      </w: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in order to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principle tool for queries and manipulations. A good example of this was the initial plot of normalized excess mortality by country. </w:t>
      </w:r>
    </w:p>
    <w:p w14:paraId="1A74CC31" w14:textId="77777777" w:rsidR="00897B23" w:rsidRDefault="00A95AF3" w:rsidP="00897B23">
      <w:pPr>
        <w:pStyle w:val="AckPara"/>
        <w:keepNext/>
      </w:pPr>
      <w:r>
        <w:rPr>
          <w:rFonts w:ascii="Arial" w:hAnsi="Arial" w:cs="Arial"/>
          <w:noProof/>
          <w:color w:val="0000FF"/>
          <w:bdr w:val="none" w:sz="0" w:space="0" w:color="auto" w:frame="1"/>
          <w:lang w:eastAsia="en-US"/>
          <w14:ligatures w14:val="none"/>
        </w:rPr>
        <w:lastRenderedPageBreak/>
        <w:drawing>
          <wp:inline distT="0" distB="0" distL="0" distR="0" wp14:anchorId="0D99B259" wp14:editId="0AC56836">
            <wp:extent cx="3048000" cy="2438400"/>
            <wp:effectExtent l="0" t="0" r="0" b="0"/>
            <wp:docPr id="1" name="Picture 1" descr="Line chart showing excess mortality rate over time. Italy (in blue) is clearly erron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 showing excess mortality rate over time. Italy (in blue) is clearly erroneo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014C75B1" w14:textId="7F411A4D" w:rsidR="00A95AF3" w:rsidRDefault="00897B23" w:rsidP="00897B23">
      <w:pPr>
        <w:pStyle w:val="Caption"/>
      </w:pPr>
      <w:r>
        <w:t xml:space="preserve">Figure </w:t>
      </w:r>
      <w:r>
        <w:fldChar w:fldCharType="begin"/>
      </w:r>
      <w:r>
        <w:instrText xml:space="preserve"> SEQ Figure \* ARABIC </w:instrText>
      </w:r>
      <w:r>
        <w:fldChar w:fldCharType="separate"/>
      </w:r>
      <w:r w:rsidR="00EA7257">
        <w:rPr>
          <w:noProof/>
        </w:rPr>
        <w:t>1</w:t>
      </w:r>
      <w:r>
        <w:fldChar w:fldCharType="end"/>
      </w:r>
      <w:r>
        <w:t>: Excess Mortality over Time with Errors</w:t>
      </w:r>
    </w:p>
    <w:p w14:paraId="1207EFFE" w14:textId="77777777" w:rsidR="004C51FD" w:rsidRPr="004C51FD" w:rsidRDefault="004C51FD" w:rsidP="004C51FD"/>
    <w:p w14:paraId="6DC8A75C" w14:textId="49061A2F" w:rsidR="00A95AF3" w:rsidRDefault="00A95AF3" w:rsidP="00C5556F">
      <w:pPr>
        <w:pStyle w:val="AckPara"/>
      </w:pPr>
      <w:r>
        <w:t>At a glance</w:t>
      </w:r>
      <w:r w:rsidR="004C51FD">
        <w:t xml:space="preserve"> (see figure 1)</w:t>
      </w:r>
      <w:r>
        <w:t xml:space="preserve">, Italy was such an outlier that it indicated some mistakes </w:t>
      </w:r>
      <w:r w:rsidR="00897B23">
        <w:t xml:space="preserve">were made </w:t>
      </w:r>
      <w:r>
        <w:t xml:space="preserve">in the data processing. In fact, some population values had been misassigned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For both weekly deaths and weekly new cases, a moving average was computed by taking the mean of the nearest seven weeks in order to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rise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t>Subtracting the predicted weekly deaths from the actual deaths gave us an excess mortality number for each country/date combination.</w:t>
      </w:r>
    </w:p>
    <w:p w14:paraId="3212FCF2" w14:textId="2E247B79" w:rsidR="00C5556F" w:rsidRDefault="00C5556F" w:rsidP="00C5556F">
      <w:pPr>
        <w:pStyle w:val="AckPara"/>
      </w:pPr>
      <w:r>
        <w:t>To normalize for population and better compare between countries, we divided excess mortality by population to create the em_per_capita attribute. We further normalized this measure by performing a min-max normalization across all countries.</w:t>
      </w:r>
    </w:p>
    <w:p w14:paraId="48A18DB9" w14:textId="77B17AE7" w:rsidR="00D56B6A" w:rsidRPr="004C51FD" w:rsidRDefault="00D56B6A" w:rsidP="00C5556F">
      <w:pPr>
        <w:pStyle w:val="AckPara"/>
      </w:pPr>
      <w:r>
        <w:t xml:space="preserve">To check these results, we placed the per capita excess mortality rates for all years prior to 2020 into a normal distribution using the statsmodel library. This allowed us to compute the standard deviation in order to evaluate the null hypothesis against the hypothesis that </w:t>
      </w:r>
      <w:r w:rsidRPr="004C51FD">
        <w:t>excess mortality rates had increased from 2020 to 2022 during the pandemic.</w:t>
      </w:r>
    </w:p>
    <w:p w14:paraId="1D7EA08A" w14:textId="21A569FA" w:rsidR="00C5556F" w:rsidRDefault="00684215" w:rsidP="00C5556F">
      <w:pPr>
        <w:pStyle w:val="AckPara"/>
      </w:pPr>
      <w:r w:rsidRPr="004C51FD">
        <w:t>Visualizations were a powerful tool as we evaluated the significance of our work and interrogated the correlation between our data parameters.</w:t>
      </w:r>
      <w:r w:rsidR="00897B23" w:rsidRPr="004C51FD">
        <w:t xml:space="preserve"> Comparisons were made quickly and efficiently between</w:t>
      </w:r>
      <w:r w:rsidR="00897B23">
        <w:t xml:space="preserve">  </w:t>
      </w:r>
      <w:r w:rsidR="004C51FD">
        <w:t>countries, between reported COVID deaths and overall excess mortality, and between predictors to assess the correlation between various inputs.</w:t>
      </w:r>
    </w:p>
    <w:p w14:paraId="61DF5118" w14:textId="77777777" w:rsidR="004C51FD" w:rsidRDefault="004C51FD" w:rsidP="00C5556F">
      <w:pPr>
        <w:pStyle w:val="AckPara"/>
      </w:pPr>
    </w:p>
    <w:p w14:paraId="71820F2D" w14:textId="77777777" w:rsidR="004C51FD" w:rsidRDefault="004C51FD" w:rsidP="004C51FD">
      <w:pPr>
        <w:pStyle w:val="AckPara"/>
        <w:keepNext/>
      </w:pPr>
      <w:r>
        <w:rPr>
          <w:noProof/>
          <w:bdr w:val="none" w:sz="0" w:space="0" w:color="auto" w:frame="1"/>
        </w:rPr>
        <w:drawing>
          <wp:inline distT="0" distB="0" distL="0" distR="0" wp14:anchorId="6B0239A9" wp14:editId="7D1B76B1">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DB2AEE9" w14:textId="311FE18B" w:rsidR="004C51FD" w:rsidRDefault="004C51FD" w:rsidP="004C51FD">
      <w:pPr>
        <w:pStyle w:val="Caption"/>
      </w:pPr>
      <w:r>
        <w:t xml:space="preserve">Figure </w:t>
      </w:r>
      <w:r>
        <w:fldChar w:fldCharType="begin"/>
      </w:r>
      <w:r>
        <w:instrText xml:space="preserve"> SEQ Figure \* ARABIC </w:instrText>
      </w:r>
      <w:r>
        <w:fldChar w:fldCharType="separate"/>
      </w:r>
      <w:r w:rsidR="00EA7257">
        <w:rPr>
          <w:noProof/>
        </w:rPr>
        <w:t>2</w:t>
      </w:r>
      <w:r>
        <w:fldChar w:fldCharType="end"/>
      </w:r>
      <w:r>
        <w:t>: Reported Cases (top) vs. Excess Mortality (USA)</w:t>
      </w:r>
    </w:p>
    <w:p w14:paraId="0802D8ED" w14:textId="48D1D301" w:rsidR="004C51FD" w:rsidRDefault="004C51FD" w:rsidP="00C5556F">
      <w:pPr>
        <w:pStyle w:val="AckPara"/>
      </w:pPr>
    </w:p>
    <w:p w14:paraId="3498BB6F" w14:textId="4E3272A9" w:rsidR="004C51FD" w:rsidRDefault="004C51FD" w:rsidP="00C5556F">
      <w:pPr>
        <w:pStyle w:val="AckPara"/>
      </w:pPr>
      <w:r>
        <w:t xml:space="preserve">“A picture tells a thousand words” is apt during the data exploration process. The line graph in figure 2, for example, compares reported cases (aggregated from daily to weekly) from one dataset with excess mortality from another dataset (derived from multiple attributes). The result shows a clear correlation between rising cases and excess mortality, indicating a successful data </w:t>
      </w:r>
      <w:r>
        <w:lastRenderedPageBreak/>
        <w:t xml:space="preserve">clean, merge, and mining process. In addition, it provokes potential lines of investigation, such as the </w:t>
      </w:r>
      <w:r w:rsidR="00DF4187">
        <w:t>lack of testing early in the pandemic indicating low case numbers but resulting in high mortality or relatively high case numbers correlated to lower mortality later in the pandemic, potentially indicating the change in virus variants or the success of vaccination campaigns.</w:t>
      </w:r>
    </w:p>
    <w:p w14:paraId="3E56E653" w14:textId="04113CAB" w:rsidR="009F326D" w:rsidRPr="00C5556F" w:rsidRDefault="009F326D" w:rsidP="009F326D">
      <w:pPr>
        <w:pStyle w:val="Head2"/>
        <w:rPr>
          <w:rStyle w:val="Label"/>
          <w:b/>
          <w:bCs w:val="0"/>
        </w:rPr>
      </w:pPr>
      <w:r>
        <w:rPr>
          <w:rStyle w:val="Label"/>
          <w:b/>
          <w:bCs w:val="0"/>
        </w:rPr>
        <w:t>6</w:t>
      </w:r>
      <w:r w:rsidRPr="00C5556F">
        <w:rPr>
          <w:rStyle w:val="Label"/>
          <w:b/>
          <w:bCs w:val="0"/>
        </w:rPr>
        <w:t xml:space="preserve">    </w:t>
      </w:r>
      <w:r>
        <w:rPr>
          <w:rStyle w:val="Label"/>
          <w:b/>
          <w:bCs w:val="0"/>
        </w:rPr>
        <w:t>Key Results</w:t>
      </w:r>
    </w:p>
    <w:p w14:paraId="1F03458B" w14:textId="77777777" w:rsidR="004908A2" w:rsidRDefault="004908A2" w:rsidP="004908A2">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7A342AB2" w14:textId="5FC29D1B" w:rsidR="009F326D" w:rsidRDefault="004908A2" w:rsidP="00C5556F">
      <w:pPr>
        <w:pStyle w:val="AckPara"/>
        <w:rPr>
          <w:rFonts w:eastAsiaTheme="minorEastAsia"/>
        </w:rPr>
      </w:pPr>
      <w:r>
        <w:t>To answer this question, we fit the weekly mortality rates by capita for each country in the years before 2020 into a normal distribution</w:t>
      </w:r>
      <w:r w:rsidR="00577CE5">
        <w:t xml:space="preserve"> with a mean of essentially 0 (</w:t>
      </w:r>
      <m:oMath>
        <m:r>
          <w:rPr>
            <w:rFonts w:ascii="Cambria Math" w:hAnsi="Cambria Math"/>
          </w:rPr>
          <m:t>4.3092430360560195</m:t>
        </m:r>
        <m:sSup>
          <m:sSupPr>
            <m:ctrlPr>
              <w:rPr>
                <w:rFonts w:ascii="Cambria Math" w:hAnsi="Cambria Math"/>
              </w:rPr>
            </m:ctrlPr>
          </m:sSupPr>
          <m:e>
            <m:r>
              <w:rPr>
                <w:rFonts w:ascii="Cambria Math" w:hAnsi="Cambria Math"/>
              </w:rPr>
              <m:t>e</m:t>
            </m:r>
          </m:e>
          <m:sup>
            <m:r>
              <w:rPr>
                <w:rFonts w:ascii="Cambria Math" w:hAnsi="Cambria Math"/>
              </w:rPr>
              <m:t>-20</m:t>
            </m:r>
          </m:sup>
        </m:sSup>
      </m:oMath>
      <w:r w:rsidR="00577CE5">
        <w:rPr>
          <w:rFonts w:eastAsiaTheme="minorEastAsia"/>
        </w:rPr>
        <w:t>)</w:t>
      </w:r>
      <w:r w:rsidR="00F165CE">
        <w:rPr>
          <w:rFonts w:eastAsiaTheme="minorEastAsia"/>
        </w:rPr>
        <w:t xml:space="preserve"> and a standard deviation of 8.616 excess deaths per million people</w:t>
      </w:r>
      <w:r w:rsidR="00224048">
        <w:rPr>
          <w:rFonts w:eastAsiaTheme="minorEastAsia"/>
        </w:rPr>
        <w:t>. Computing the 95% confidence interval yielded a lower critical value of -14.172 excess deaths per million and a higher critical value of 14.172 excess deaths per million people.</w:t>
      </w:r>
    </w:p>
    <w:p w14:paraId="4811F83D" w14:textId="48B2937B" w:rsidR="00224048" w:rsidRDefault="00D71CCA" w:rsidP="00C5556F">
      <w:pPr>
        <w:pStyle w:val="AckPara"/>
        <w:rPr>
          <w:rFonts w:eastAsiaTheme="minorEastAsia"/>
        </w:rPr>
      </w:pPr>
      <w:r>
        <w:rPr>
          <w:rFonts w:eastAsiaTheme="minorEastAsia"/>
        </w:rPr>
        <w:t>Using this distribution, we normalized all of the excess mortality rates, giving each a z-score. Plotting these normalized excess mortality rates over time and the 95% confidence interval, a clear delineation is visible between the pre-COVID years and the years since 2020.</w:t>
      </w:r>
    </w:p>
    <w:p w14:paraId="05D0A7A9" w14:textId="77777777" w:rsidR="00D71CCA" w:rsidRDefault="00D71CCA" w:rsidP="00C5556F">
      <w:pPr>
        <w:pStyle w:val="AckPara"/>
        <w:rPr>
          <w:rFonts w:eastAsiaTheme="minorEastAsia"/>
        </w:rPr>
      </w:pPr>
    </w:p>
    <w:p w14:paraId="474552AF" w14:textId="77777777" w:rsidR="00D71CCA" w:rsidRDefault="00D71CCA" w:rsidP="00D71CCA">
      <w:pPr>
        <w:pStyle w:val="AckPara"/>
        <w:keepNext/>
      </w:pPr>
      <w:r>
        <w:rPr>
          <w:noProof/>
        </w:rPr>
        <w:drawing>
          <wp:inline distT="0" distB="0" distL="0" distR="0" wp14:anchorId="12D44A36" wp14:editId="22A901B0">
            <wp:extent cx="3048000" cy="271653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9"/>
                    <a:stretch>
                      <a:fillRect/>
                    </a:stretch>
                  </pic:blipFill>
                  <pic:spPr>
                    <a:xfrm>
                      <a:off x="0" y="0"/>
                      <a:ext cx="3048000" cy="2716530"/>
                    </a:xfrm>
                    <a:prstGeom prst="rect">
                      <a:avLst/>
                    </a:prstGeom>
                  </pic:spPr>
                </pic:pic>
              </a:graphicData>
            </a:graphic>
          </wp:inline>
        </w:drawing>
      </w:r>
    </w:p>
    <w:p w14:paraId="0C89B8F4" w14:textId="21EF780F" w:rsidR="00D71CCA" w:rsidRDefault="00D71CCA" w:rsidP="00D71CCA">
      <w:pPr>
        <w:pStyle w:val="Caption"/>
      </w:pPr>
      <w:r>
        <w:t xml:space="preserve">Figure </w:t>
      </w:r>
      <w:r>
        <w:fldChar w:fldCharType="begin"/>
      </w:r>
      <w:r>
        <w:instrText xml:space="preserve"> SEQ Figure \* ARABIC </w:instrText>
      </w:r>
      <w:r>
        <w:fldChar w:fldCharType="separate"/>
      </w:r>
      <w:r w:rsidR="00EA7257">
        <w:rPr>
          <w:noProof/>
        </w:rPr>
        <w:t>3</w:t>
      </w:r>
      <w:r>
        <w:fldChar w:fldCharType="end"/>
      </w:r>
      <w:r>
        <w:t>: Z-Score Normalized Excess Mortality</w:t>
      </w:r>
    </w:p>
    <w:p w14:paraId="23240A66" w14:textId="483B73A5" w:rsidR="00D71CCA" w:rsidRPr="00D71CCA" w:rsidRDefault="00D71CCA" w:rsidP="00D71CCA">
      <w:pPr>
        <w:pStyle w:val="AckPara"/>
      </w:pPr>
      <w:r>
        <w:t>The dark band in Figure 3 denotes the 95% confidence interval. A marked period of excess mortality beyond the limits of that confidence interval is visible beginning in 2020.</w:t>
      </w:r>
    </w:p>
    <w:p w14:paraId="036CF10E" w14:textId="77777777" w:rsidR="00577CE5" w:rsidRPr="00577CE5" w:rsidRDefault="00577CE5" w:rsidP="00C5556F">
      <w:pPr>
        <w:pStyle w:val="AckPara"/>
        <w:rPr>
          <w:rFonts w:eastAsiaTheme="minorEastAsia"/>
        </w:rPr>
      </w:pPr>
    </w:p>
    <w:p w14:paraId="547934AF" w14:textId="77777777" w:rsidR="00D71CCA" w:rsidRDefault="00D71CCA" w:rsidP="00D71CCA">
      <w:pPr>
        <w:pStyle w:val="AckPara"/>
        <w:keepNext/>
      </w:pPr>
      <w:r>
        <w:rPr>
          <w:noProof/>
        </w:rPr>
        <w:drawing>
          <wp:inline distT="0" distB="0" distL="0" distR="0" wp14:anchorId="4A38FADB" wp14:editId="3597A4EA">
            <wp:extent cx="3048000" cy="26885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3048000" cy="2688590"/>
                    </a:xfrm>
                    <a:prstGeom prst="rect">
                      <a:avLst/>
                    </a:prstGeom>
                  </pic:spPr>
                </pic:pic>
              </a:graphicData>
            </a:graphic>
          </wp:inline>
        </w:drawing>
      </w:r>
    </w:p>
    <w:p w14:paraId="6298D53A" w14:textId="5837C72B" w:rsidR="00577CE5" w:rsidRDefault="00D71CCA" w:rsidP="00D71CCA">
      <w:pPr>
        <w:pStyle w:val="Caption"/>
      </w:pPr>
      <w:r>
        <w:t xml:space="preserve">Figure </w:t>
      </w:r>
      <w:r>
        <w:fldChar w:fldCharType="begin"/>
      </w:r>
      <w:r>
        <w:instrText xml:space="preserve"> SEQ Figure \* ARABIC </w:instrText>
      </w:r>
      <w:r>
        <w:fldChar w:fldCharType="separate"/>
      </w:r>
      <w:r w:rsidR="00EA7257">
        <w:rPr>
          <w:noProof/>
        </w:rPr>
        <w:t>4</w:t>
      </w:r>
      <w:r>
        <w:fldChar w:fldCharType="end"/>
      </w:r>
      <w:r>
        <w:t>: Median Excess Mortality Z-Score (Global)</w:t>
      </w:r>
    </w:p>
    <w:p w14:paraId="35A2753D" w14:textId="34787842" w:rsidR="00D71CCA" w:rsidRDefault="00D71CCA" w:rsidP="00D71CCA"/>
    <w:p w14:paraId="0CAA4051" w14:textId="372306DB" w:rsidR="00D71CCA" w:rsidRDefault="00DB64BD" w:rsidP="00DB64BD">
      <w:pPr>
        <w:pStyle w:val="AckPara"/>
      </w:pPr>
      <w:r>
        <w:t>While there are a number of countries that momentarily exceeded the confidence interval in non-pandemic years, looking at the median score in figure 4, this is an outlier restricted to February 2017 overall. Further investigation could be warranted into what is causing the spike in excess mortality at that time.</w:t>
      </w:r>
    </w:p>
    <w:p w14:paraId="55CADFD7" w14:textId="02194D80" w:rsidR="00DB64BD" w:rsidRPr="00D71CCA" w:rsidRDefault="00DB64BD" w:rsidP="00DB64BD">
      <w:pPr>
        <w:pStyle w:val="AckPara"/>
      </w:pPr>
      <w:r>
        <w:t>Overall, however, both charts show unequivocally that the pandemic years were host to a significant increase in excess mortality rates.</w:t>
      </w:r>
    </w:p>
    <w:p w14:paraId="0A823128" w14:textId="77777777" w:rsidR="00554370" w:rsidRPr="00DB64BD" w:rsidRDefault="00554370" w:rsidP="00554370">
      <w:pPr>
        <w:pStyle w:val="AckHead"/>
        <w:rPr>
          <w:b/>
          <w:i/>
          <w:iCs/>
        </w:rPr>
      </w:pPr>
      <w:r w:rsidRPr="00DB64BD">
        <w:rPr>
          <w:i/>
          <w:iCs/>
        </w:rPr>
        <w:t>Could relative excess mortality rates be used to rank the success of various countries at controlling the pandemic?</w:t>
      </w:r>
    </w:p>
    <w:p w14:paraId="7EBF4334" w14:textId="1337D835" w:rsidR="00554370" w:rsidRDefault="00554370" w:rsidP="00DB64BD">
      <w:pPr>
        <w:pStyle w:val="AckHead"/>
      </w:pPr>
      <w:r>
        <w:t xml:space="preserve">To answer this question, we interrogate the excess mortality rates during the 2020-2022 period and counted the number of weeks in which a country experienced a statistically significant increase in excess mortality rate at the 95% confidence level. These values were divided by the number of weeks during the period to produce an overall percentage of time spent experiencing excess mortality. There are myriad ways one could approach ranking the countries; we settled on this method as it is interpretable and shows long-term success (or lack </w:t>
      </w:r>
      <w:r>
        <w:lastRenderedPageBreak/>
        <w:t>thereof) at responding to excess mortality due to COVID-19.</w:t>
      </w:r>
    </w:p>
    <w:p w14:paraId="69768013" w14:textId="77777777" w:rsidR="00554370" w:rsidRDefault="00554370" w:rsidP="00554370">
      <w:pPr>
        <w:pStyle w:val="AckHead"/>
        <w:keepNext/>
      </w:pPr>
      <w:r>
        <w:rPr>
          <w:noProof/>
        </w:rPr>
        <w:drawing>
          <wp:inline distT="0" distB="0" distL="0" distR="0" wp14:anchorId="4720C353" wp14:editId="4A581878">
            <wp:extent cx="3048000" cy="3152775"/>
            <wp:effectExtent l="0" t="0" r="0" b="9525"/>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1"/>
                    <a:stretch>
                      <a:fillRect/>
                    </a:stretch>
                  </pic:blipFill>
                  <pic:spPr>
                    <a:xfrm>
                      <a:off x="0" y="0"/>
                      <a:ext cx="3048000" cy="3152775"/>
                    </a:xfrm>
                    <a:prstGeom prst="rect">
                      <a:avLst/>
                    </a:prstGeom>
                  </pic:spPr>
                </pic:pic>
              </a:graphicData>
            </a:graphic>
          </wp:inline>
        </w:drawing>
      </w:r>
    </w:p>
    <w:p w14:paraId="606E16F5" w14:textId="1502C434" w:rsidR="00554370" w:rsidRDefault="00554370" w:rsidP="00554370">
      <w:pPr>
        <w:pStyle w:val="Caption"/>
        <w:jc w:val="left"/>
      </w:pPr>
      <w:r>
        <w:t xml:space="preserve">Figure </w:t>
      </w:r>
      <w:r>
        <w:fldChar w:fldCharType="begin"/>
      </w:r>
      <w:r>
        <w:instrText xml:space="preserve"> SEQ Figure \* ARABIC </w:instrText>
      </w:r>
      <w:r>
        <w:fldChar w:fldCharType="separate"/>
      </w:r>
      <w:r w:rsidR="00EA7257">
        <w:rPr>
          <w:noProof/>
        </w:rPr>
        <w:t>5</w:t>
      </w:r>
      <w:r>
        <w:fldChar w:fldCharType="end"/>
      </w:r>
      <w:r>
        <w:t>: Countries Ranked by Percentage of Time Spent Experiencing Excess Mortality</w:t>
      </w:r>
    </w:p>
    <w:p w14:paraId="2B9DAE6E" w14:textId="5B39704D" w:rsidR="00554370" w:rsidRDefault="00554370" w:rsidP="00554370"/>
    <w:p w14:paraId="4596189B" w14:textId="0EF7C2B6" w:rsidR="00554370" w:rsidRDefault="00424C44" w:rsidP="00424C44">
      <w:pPr>
        <w:pStyle w:val="AckPara"/>
      </w:pPr>
      <w:r>
        <w:t>At the far left of this comparison depicted in Figure 5, Estonia spent 89% of the pandemic with an elevated excess mortality rate. This may be partially due to the effects of a relatively small population (1.3 million) where small changes in mortality rate will have an outsize effect.</w:t>
      </w:r>
    </w:p>
    <w:p w14:paraId="459B0FBD" w14:textId="11A87AEA" w:rsidR="009008AA" w:rsidRDefault="009008AA" w:rsidP="00424C44">
      <w:pPr>
        <w:pStyle w:val="AckPara"/>
      </w:pPr>
    </w:p>
    <w:p w14:paraId="297F0D29" w14:textId="2A9F2132" w:rsidR="00424C44" w:rsidRDefault="00424C44" w:rsidP="00424C44">
      <w:pPr>
        <w:pStyle w:val="AckPara"/>
      </w:pPr>
      <w:r>
        <w:t>Four countries have significant excess mortality more than 60% of the time: United States, Portugal, Latvia, and Bulgaria</w:t>
      </w:r>
      <w:r w:rsidR="009008AA">
        <w:t xml:space="preserve"> (See figure 6)</w:t>
      </w:r>
      <w:r>
        <w:t>. At the other end of the scale, four countries experienced statistically significant excess mortality during zero weeks: Australia, Iceland, Korea, New Zealand, and Taiwan</w:t>
      </w:r>
      <w:r w:rsidR="009008AA">
        <w:t xml:space="preserve"> (See figure 7)</w:t>
      </w:r>
      <w:r>
        <w:t>.</w:t>
      </w:r>
    </w:p>
    <w:p w14:paraId="42413A2C" w14:textId="77777777" w:rsidR="009008AA" w:rsidRDefault="009008AA" w:rsidP="009008AA">
      <w:pPr>
        <w:pStyle w:val="AckPara"/>
        <w:keepNext/>
      </w:pPr>
      <w:r>
        <w:rPr>
          <w:noProof/>
        </w:rPr>
        <w:drawing>
          <wp:inline distT="0" distB="0" distL="0" distR="0" wp14:anchorId="1B3F3DAB" wp14:editId="481B69DC">
            <wp:extent cx="3048000" cy="271653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3048000" cy="2716530"/>
                    </a:xfrm>
                    <a:prstGeom prst="rect">
                      <a:avLst/>
                    </a:prstGeom>
                  </pic:spPr>
                </pic:pic>
              </a:graphicData>
            </a:graphic>
          </wp:inline>
        </w:drawing>
      </w:r>
    </w:p>
    <w:p w14:paraId="1AC86BA1" w14:textId="16D68D86" w:rsidR="009008AA" w:rsidRDefault="009008AA" w:rsidP="009008AA">
      <w:pPr>
        <w:pStyle w:val="Caption"/>
      </w:pPr>
      <w:r>
        <w:t xml:space="preserve">Figure </w:t>
      </w:r>
      <w:r>
        <w:fldChar w:fldCharType="begin"/>
      </w:r>
      <w:r>
        <w:instrText xml:space="preserve"> SEQ Figure \* ARABIC </w:instrText>
      </w:r>
      <w:r>
        <w:fldChar w:fldCharType="separate"/>
      </w:r>
      <w:r w:rsidR="00EA7257">
        <w:rPr>
          <w:noProof/>
        </w:rPr>
        <w:t>6</w:t>
      </w:r>
      <w:r>
        <w:fldChar w:fldCharType="end"/>
      </w:r>
      <w:r>
        <w:t>: Excess Mortality 2020-2022 (USA, Portugal, Latvia, Bulgaria)</w:t>
      </w:r>
    </w:p>
    <w:p w14:paraId="5BEECBF2" w14:textId="77777777" w:rsidR="009008AA" w:rsidRPr="009008AA" w:rsidRDefault="009008AA" w:rsidP="009008AA"/>
    <w:p w14:paraId="6B256255" w14:textId="77777777" w:rsidR="009008AA" w:rsidRDefault="009008AA" w:rsidP="009008AA">
      <w:pPr>
        <w:pStyle w:val="AckPara"/>
        <w:keepNext/>
      </w:pPr>
      <w:r>
        <w:rPr>
          <w:noProof/>
        </w:rPr>
        <w:drawing>
          <wp:inline distT="0" distB="0" distL="0" distR="0" wp14:anchorId="762DC74F" wp14:editId="09DD80F2">
            <wp:extent cx="3048000" cy="2716530"/>
            <wp:effectExtent l="0" t="0" r="0" b="762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3"/>
                    <a:stretch>
                      <a:fillRect/>
                    </a:stretch>
                  </pic:blipFill>
                  <pic:spPr>
                    <a:xfrm>
                      <a:off x="0" y="0"/>
                      <a:ext cx="3048000" cy="2716530"/>
                    </a:xfrm>
                    <a:prstGeom prst="rect">
                      <a:avLst/>
                    </a:prstGeom>
                  </pic:spPr>
                </pic:pic>
              </a:graphicData>
            </a:graphic>
          </wp:inline>
        </w:drawing>
      </w:r>
    </w:p>
    <w:p w14:paraId="316B5613" w14:textId="1E9114D0" w:rsidR="009008AA" w:rsidRPr="00554370" w:rsidRDefault="009008AA" w:rsidP="009008AA">
      <w:pPr>
        <w:pStyle w:val="Caption"/>
      </w:pPr>
      <w:r>
        <w:t xml:space="preserve">Figure </w:t>
      </w:r>
      <w:r>
        <w:fldChar w:fldCharType="begin"/>
      </w:r>
      <w:r>
        <w:instrText xml:space="preserve"> SEQ Figure \* ARABIC </w:instrText>
      </w:r>
      <w:r>
        <w:fldChar w:fldCharType="separate"/>
      </w:r>
      <w:r w:rsidR="00EA7257">
        <w:rPr>
          <w:noProof/>
        </w:rPr>
        <w:t>7</w:t>
      </w:r>
      <w:r>
        <w:fldChar w:fldCharType="end"/>
      </w:r>
      <w:r>
        <w:t>: Excess Mortality 2020-2022 (Australia, Iceland, Korea, New Zealand, Taiwan)</w:t>
      </w:r>
    </w:p>
    <w:p w14:paraId="033FCD8C" w14:textId="058DFE8C" w:rsidR="009008AA" w:rsidRDefault="009008AA" w:rsidP="00DB64BD">
      <w:pPr>
        <w:pStyle w:val="AckHead"/>
      </w:pPr>
      <w:r>
        <w:t xml:space="preserve">This measure will be useful in determining which features of a country or its public health response will lead to a lower or higher excess mortality rate and can inform </w:t>
      </w:r>
      <w:r w:rsidR="00E128E5">
        <w:t>predictions and public health policy choices. A quick takeaway from these results shows that countries that lack open land borders can successfully limit excess deaths due to COVID.</w:t>
      </w:r>
    </w:p>
    <w:p w14:paraId="7602E95D" w14:textId="68BF9A9B" w:rsidR="00E128E5" w:rsidRDefault="00E128E5" w:rsidP="00E128E5">
      <w:pPr>
        <w:pStyle w:val="AckHead"/>
        <w:rPr>
          <w:i/>
          <w:iCs/>
        </w:rPr>
      </w:pPr>
      <w:r w:rsidRPr="00DB64BD">
        <w:rPr>
          <w:i/>
          <w:iCs/>
        </w:rPr>
        <w:t>How closely did reported COVID deaths match overall excess mortality?</w:t>
      </w:r>
    </w:p>
    <w:p w14:paraId="199B1609" w14:textId="5C22AD6F" w:rsidR="00E128E5" w:rsidRPr="00E128E5" w:rsidRDefault="00E128E5" w:rsidP="00E128E5">
      <w:pPr>
        <w:pStyle w:val="AckHead"/>
        <w:rPr>
          <w:b/>
        </w:rPr>
      </w:pPr>
      <w:r>
        <w:lastRenderedPageBreak/>
        <w:t xml:space="preserve">To investigate this question, we visualized </w:t>
      </w:r>
      <w:r w:rsidR="00377CF7">
        <w:t>weekly reported COVID deaths against total excess mortality.</w:t>
      </w:r>
    </w:p>
    <w:p w14:paraId="58BDB098" w14:textId="77777777" w:rsidR="00377CF7" w:rsidRDefault="00377CF7" w:rsidP="00377CF7">
      <w:pPr>
        <w:pStyle w:val="AckHead"/>
        <w:keepNext/>
      </w:pPr>
      <w:r>
        <w:rPr>
          <w:noProof/>
        </w:rPr>
        <w:drawing>
          <wp:inline distT="0" distB="0" distL="0" distR="0" wp14:anchorId="04B9A11B" wp14:editId="0501AF8F">
            <wp:extent cx="3048000" cy="2355850"/>
            <wp:effectExtent l="0" t="0" r="0" b="635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507A4D" w14:textId="687FBC74" w:rsidR="009008AA" w:rsidRDefault="00377CF7" w:rsidP="00377CF7">
      <w:pPr>
        <w:pStyle w:val="Caption"/>
        <w:jc w:val="left"/>
      </w:pPr>
      <w:r>
        <w:t xml:space="preserve">Figure </w:t>
      </w:r>
      <w:r>
        <w:fldChar w:fldCharType="begin"/>
      </w:r>
      <w:r>
        <w:instrText xml:space="preserve"> SEQ Figure \* ARABIC </w:instrText>
      </w:r>
      <w:r>
        <w:fldChar w:fldCharType="separate"/>
      </w:r>
      <w:r w:rsidR="00EA7257">
        <w:rPr>
          <w:noProof/>
        </w:rPr>
        <w:t>8</w:t>
      </w:r>
      <w:r>
        <w:fldChar w:fldCharType="end"/>
      </w:r>
      <w:r>
        <w:t>: Global COVID Death Reports and Excess Mortality</w:t>
      </w:r>
    </w:p>
    <w:p w14:paraId="4B70CF59" w14:textId="3AD865EB" w:rsidR="00377CF7" w:rsidRDefault="006D54D1" w:rsidP="00DB64BD">
      <w:pPr>
        <w:pStyle w:val="AckHead"/>
      </w:pPr>
      <w:r>
        <w:t xml:space="preserve">This lead to two interesting conclusions. First, there is a noticeable lead on number of reported COVID deaths compared to excess mortality. This lead disappeared as the pandemic advanced and excess mortality eclipsed reported COVID deaths and never relinquished the lead. </w:t>
      </w:r>
      <w:r w:rsidR="00290436">
        <w:t>This leads us to believe that the response to the pandemic in the early weeks had the effect of reducing non-COVID mortality rates and leaving a net negative increase in mortality during that period. Second, reported COVID deaths as a sole measure of the mortal impact of the pandemic are insufficient.</w:t>
      </w:r>
    </w:p>
    <w:p w14:paraId="1ACACEBA" w14:textId="08F48F55" w:rsidR="00290436" w:rsidRDefault="00290436" w:rsidP="00DB64BD">
      <w:pPr>
        <w:pStyle w:val="AckHead"/>
      </w:pPr>
      <w:r>
        <w:t>Separating the investigation by country had other interesting takeaways</w:t>
      </w:r>
      <w:r w:rsidR="00E85B8A">
        <w:t>:</w:t>
      </w:r>
    </w:p>
    <w:p w14:paraId="0C3D8A9A" w14:textId="13BFB05E" w:rsidR="00290436" w:rsidRDefault="00E85B8A" w:rsidP="00290436">
      <w:pPr>
        <w:pStyle w:val="AckHead"/>
        <w:keepNext/>
      </w:pPr>
      <w:r>
        <w:rPr>
          <w:noProof/>
        </w:rPr>
        <w:drawing>
          <wp:inline distT="0" distB="0" distL="0" distR="0" wp14:anchorId="3BDDC8FC" wp14:editId="6CB363E5">
            <wp:extent cx="3048000" cy="3211830"/>
            <wp:effectExtent l="0" t="0" r="0" b="762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5"/>
                    <a:stretch>
                      <a:fillRect/>
                    </a:stretch>
                  </pic:blipFill>
                  <pic:spPr>
                    <a:xfrm>
                      <a:off x="0" y="0"/>
                      <a:ext cx="3048000" cy="3211830"/>
                    </a:xfrm>
                    <a:prstGeom prst="rect">
                      <a:avLst/>
                    </a:prstGeom>
                  </pic:spPr>
                </pic:pic>
              </a:graphicData>
            </a:graphic>
          </wp:inline>
        </w:drawing>
      </w:r>
    </w:p>
    <w:p w14:paraId="68ADA7AC" w14:textId="7FA54475" w:rsidR="00290436" w:rsidRPr="00290436" w:rsidRDefault="00290436" w:rsidP="00290436">
      <w:pPr>
        <w:pStyle w:val="Caption"/>
        <w:jc w:val="left"/>
      </w:pPr>
      <w:r>
        <w:t xml:space="preserve">Figure </w:t>
      </w:r>
      <w:r>
        <w:fldChar w:fldCharType="begin"/>
      </w:r>
      <w:r>
        <w:instrText xml:space="preserve"> SEQ Figure \* ARABIC </w:instrText>
      </w:r>
      <w:r>
        <w:fldChar w:fldCharType="separate"/>
      </w:r>
      <w:r w:rsidR="00EA7257">
        <w:rPr>
          <w:noProof/>
        </w:rPr>
        <w:t>9</w:t>
      </w:r>
      <w:r>
        <w:fldChar w:fldCharType="end"/>
      </w:r>
      <w:r>
        <w:t>: Russia COVID Death Reports and Excess Mortality</w:t>
      </w:r>
    </w:p>
    <w:p w14:paraId="7782D183" w14:textId="00D2AF68" w:rsidR="00290436" w:rsidRDefault="00290436" w:rsidP="00DB64BD">
      <w:pPr>
        <w:pStyle w:val="AckHead"/>
      </w:pPr>
      <w:r>
        <w:t xml:space="preserve">Excess mortality for Russia </w:t>
      </w:r>
      <w:r w:rsidR="006E38FB">
        <w:t>far outstrips reported COVID deaths. One may suspect the government of Russia is interested in showing an overly-optimistic report of their success during the pandemic.</w:t>
      </w:r>
    </w:p>
    <w:p w14:paraId="7A7F6F07" w14:textId="39FB52B8" w:rsidR="006E38FB" w:rsidRDefault="000674C5" w:rsidP="006E38FB">
      <w:pPr>
        <w:pStyle w:val="AckHead"/>
        <w:keepNext/>
      </w:pPr>
      <w:r>
        <w:rPr>
          <w:noProof/>
        </w:rPr>
        <w:drawing>
          <wp:inline distT="0" distB="0" distL="0" distR="0" wp14:anchorId="79A133D5" wp14:editId="25C2D14A">
            <wp:extent cx="3048000" cy="3211830"/>
            <wp:effectExtent l="0" t="0" r="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6"/>
                    <a:stretch>
                      <a:fillRect/>
                    </a:stretch>
                  </pic:blipFill>
                  <pic:spPr>
                    <a:xfrm>
                      <a:off x="0" y="0"/>
                      <a:ext cx="3048000" cy="3211830"/>
                    </a:xfrm>
                    <a:prstGeom prst="rect">
                      <a:avLst/>
                    </a:prstGeom>
                  </pic:spPr>
                </pic:pic>
              </a:graphicData>
            </a:graphic>
          </wp:inline>
        </w:drawing>
      </w:r>
    </w:p>
    <w:p w14:paraId="2D9FDE35" w14:textId="1C07BD6F" w:rsidR="006E38FB" w:rsidRDefault="006E38FB" w:rsidP="006E38FB">
      <w:pPr>
        <w:pStyle w:val="Caption"/>
        <w:jc w:val="left"/>
      </w:pPr>
      <w:r>
        <w:t xml:space="preserve">Figure </w:t>
      </w:r>
      <w:r>
        <w:fldChar w:fldCharType="begin"/>
      </w:r>
      <w:r>
        <w:instrText xml:space="preserve"> SEQ Figure \* ARABIC </w:instrText>
      </w:r>
      <w:r>
        <w:fldChar w:fldCharType="separate"/>
      </w:r>
      <w:r w:rsidR="00EA7257">
        <w:rPr>
          <w:noProof/>
        </w:rPr>
        <w:t>10</w:t>
      </w:r>
      <w:r>
        <w:fldChar w:fldCharType="end"/>
      </w:r>
      <w:r>
        <w:t>: COVID Death Reports and Excess Mortality</w:t>
      </w:r>
      <w:r w:rsidR="000674C5">
        <w:t xml:space="preserve"> AUT, ISL, NZL, and TWN</w:t>
      </w:r>
    </w:p>
    <w:p w14:paraId="22FAEDCA" w14:textId="102FBFE5" w:rsidR="00E85B8A" w:rsidRDefault="00E85B8A" w:rsidP="00DB64BD">
      <w:pPr>
        <w:pStyle w:val="AckHead"/>
      </w:pPr>
      <w:r>
        <w:lastRenderedPageBreak/>
        <w:t xml:space="preserve">For </w:t>
      </w:r>
      <w:r w:rsidR="000674C5">
        <w:t>four of the five</w:t>
      </w:r>
      <w:r>
        <w:t xml:space="preserve"> best-performing countries</w:t>
      </w:r>
      <w:r w:rsidR="000674C5">
        <w:t xml:space="preserve"> (Australia, Iceland, New Zealand, and Taiwan) </w:t>
      </w:r>
      <w:r>
        <w:t>the periods of the most reported COVID deaths</w:t>
      </w:r>
      <w:r w:rsidR="000674C5">
        <w:t xml:space="preserve"> corresponded to negative periods of negative mortality.</w:t>
      </w:r>
    </w:p>
    <w:p w14:paraId="3A0788A4" w14:textId="77777777" w:rsidR="00C80BAA" w:rsidRDefault="00C80BAA" w:rsidP="00C80BAA">
      <w:pPr>
        <w:pStyle w:val="AckHead"/>
        <w:keepNext/>
      </w:pPr>
      <w:r>
        <w:rPr>
          <w:noProof/>
        </w:rPr>
        <w:drawing>
          <wp:inline distT="0" distB="0" distL="0" distR="0" wp14:anchorId="7B344067" wp14:editId="68A813DE">
            <wp:extent cx="3048000" cy="3211830"/>
            <wp:effectExtent l="0" t="0" r="0" b="7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7"/>
                    <a:stretch>
                      <a:fillRect/>
                    </a:stretch>
                  </pic:blipFill>
                  <pic:spPr>
                    <a:xfrm>
                      <a:off x="0" y="0"/>
                      <a:ext cx="3048000" cy="3211830"/>
                    </a:xfrm>
                    <a:prstGeom prst="rect">
                      <a:avLst/>
                    </a:prstGeom>
                  </pic:spPr>
                </pic:pic>
              </a:graphicData>
            </a:graphic>
          </wp:inline>
        </w:drawing>
      </w:r>
    </w:p>
    <w:p w14:paraId="12E1601A" w14:textId="24DCD365" w:rsidR="00C80BAA" w:rsidRDefault="00C80BAA" w:rsidP="00C80BAA">
      <w:pPr>
        <w:pStyle w:val="Caption"/>
        <w:jc w:val="left"/>
      </w:pPr>
      <w:r>
        <w:t xml:space="preserve">Figure </w:t>
      </w:r>
      <w:r>
        <w:fldChar w:fldCharType="begin"/>
      </w:r>
      <w:r>
        <w:instrText xml:space="preserve"> SEQ Figure \* ARABIC </w:instrText>
      </w:r>
      <w:r>
        <w:fldChar w:fldCharType="separate"/>
      </w:r>
      <w:r w:rsidR="00EA7257">
        <w:rPr>
          <w:noProof/>
        </w:rPr>
        <w:t>11</w:t>
      </w:r>
      <w:r>
        <w:fldChar w:fldCharType="end"/>
      </w:r>
      <w:r>
        <w:t>: Korea COVID Death Reports and Excess Mortality</w:t>
      </w:r>
    </w:p>
    <w:p w14:paraId="7B131EF0" w14:textId="0CA724C0" w:rsidR="00C80BAA" w:rsidRDefault="00C80BAA" w:rsidP="00DB64BD">
      <w:pPr>
        <w:pStyle w:val="AckHead"/>
      </w:pPr>
      <w:r>
        <w:t>Korea, the other best-performing country, followed a similar pattern until the end of 2021, when excess mortality outstripped COVID.</w:t>
      </w:r>
    </w:p>
    <w:p w14:paraId="193892A5" w14:textId="77777777" w:rsidR="00C80BAA" w:rsidRPr="00554370" w:rsidRDefault="00C80BAA" w:rsidP="00C80BAA">
      <w:pPr>
        <w:pStyle w:val="AckHead"/>
        <w:rPr>
          <w:b/>
          <w:i/>
          <w:iCs/>
        </w:rPr>
      </w:pPr>
      <w:r w:rsidRPr="00554370">
        <w:rPr>
          <w:i/>
          <w:iCs/>
        </w:rPr>
        <w:t>Are stringent public health measures related to excess mortality rates?</w:t>
      </w:r>
    </w:p>
    <w:p w14:paraId="7DAAB6ED" w14:textId="0EA5E5EE" w:rsidR="00C80BAA" w:rsidRDefault="00C80BAA" w:rsidP="00DB64BD">
      <w:pPr>
        <w:pStyle w:val="AckHead"/>
      </w:pPr>
      <w:r w:rsidRPr="00C80BAA">
        <w:t>In reference to stringency, we can see that higher rates of stringency might be associated with higher excess mortality. This goes against what we might believe, as higher stringency should result in less cases, thus less death and a smaller excess mortality.</w:t>
      </w:r>
    </w:p>
    <w:p w14:paraId="723EF92E" w14:textId="4239FA46" w:rsidR="00C80BAA" w:rsidRDefault="00C80BAA" w:rsidP="00DB64BD">
      <w:pPr>
        <w:pStyle w:val="AckHead"/>
      </w:pPr>
      <w:r w:rsidRPr="00C80BAA">
        <w:t>However, it is possible that the stringent regulations were put in place due to the high excess mortality, and need time to be in effect to show a result in the excess mortality. To explore this, we set an offset of days (in 1 week increments) on the stringency index to see if having some implementation time allowed for a stronger pattern to emerge.</w:t>
      </w:r>
    </w:p>
    <w:p w14:paraId="7F91B6F8" w14:textId="77777777" w:rsidR="0080207E" w:rsidRDefault="0080207E" w:rsidP="00DB64BD">
      <w:pPr>
        <w:pStyle w:val="AckHead"/>
      </w:pPr>
    </w:p>
    <w:p w14:paraId="7085C977"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1B0A67C9" wp14:editId="2E60C651">
            <wp:extent cx="3048000" cy="1743710"/>
            <wp:effectExtent l="0" t="0" r="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437255C2" wp14:editId="349DBEE7">
            <wp:extent cx="3048000" cy="1743710"/>
            <wp:effectExtent l="0" t="0" r="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306D60A9" wp14:editId="60EDFE15">
            <wp:extent cx="3048000" cy="1743710"/>
            <wp:effectExtent l="0" t="0" r="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06154E87" wp14:editId="45AAF4E5">
            <wp:extent cx="3048000" cy="1743710"/>
            <wp:effectExtent l="0" t="0" r="0" b="889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lastRenderedPageBreak/>
        <w:drawing>
          <wp:inline distT="0" distB="0" distL="0" distR="0" wp14:anchorId="590EE346" wp14:editId="73C44E38">
            <wp:extent cx="3048000" cy="1743710"/>
            <wp:effectExtent l="0" t="0" r="0" b="889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29E7639F" wp14:editId="235B239F">
            <wp:extent cx="3048000" cy="1743710"/>
            <wp:effectExtent l="0" t="0" r="0" b="889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p>
    <w:p w14:paraId="578EDE67" w14:textId="5681EAD3"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12</w:t>
      </w:r>
      <w:r>
        <w:fldChar w:fldCharType="end"/>
      </w:r>
      <w:r>
        <w:t>: Correlation of Stringency Index with Excess Mortality; Increasing 1 Week offsets</w:t>
      </w:r>
    </w:p>
    <w:p w14:paraId="72BC8C9A" w14:textId="77777777" w:rsidR="0080207E" w:rsidRDefault="0080207E" w:rsidP="00DB64BD">
      <w:pPr>
        <w:pStyle w:val="AckHead"/>
      </w:pPr>
      <w:r w:rsidRPr="0080207E">
        <w:t>From this we can see there is some effect on offsetting the date, even if it looks like there is no correlation between stringency index and excess mortality per capita from a single chart, the fact that the data shifts backwards shows that there was some effect of stringency on the excess mortality, although perhaps not as strong or statistically significant as initially hypothesized.</w:t>
      </w:r>
    </w:p>
    <w:p w14:paraId="61B9A971"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714A0B21" wp14:editId="538CD0D1">
            <wp:extent cx="3048000" cy="1548130"/>
            <wp:effectExtent l="0" t="0" r="0" b="0"/>
            <wp:docPr id="33" name="Picture 3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548130"/>
                    </a:xfrm>
                    <a:prstGeom prst="rect">
                      <a:avLst/>
                    </a:prstGeom>
                    <a:noFill/>
                    <a:ln>
                      <a:noFill/>
                    </a:ln>
                  </pic:spPr>
                </pic:pic>
              </a:graphicData>
            </a:graphic>
          </wp:inline>
        </w:drawing>
      </w:r>
    </w:p>
    <w:p w14:paraId="2AA62EB7" w14:textId="789DD84D"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13</w:t>
      </w:r>
      <w:r>
        <w:fldChar w:fldCharType="end"/>
      </w:r>
      <w:r>
        <w:t>: Vaccinate Rate vs. New Cases (USA)</w:t>
      </w:r>
    </w:p>
    <w:p w14:paraId="57B1F6A7" w14:textId="42EEF094" w:rsidR="0080207E" w:rsidRDefault="0080207E" w:rsidP="00DB64BD">
      <w:pPr>
        <w:pStyle w:val="AckHead"/>
      </w:pPr>
      <w:r w:rsidRPr="0080207E">
        <w:t xml:space="preserve"> Just looking at the data from the USA, we find a slight negative correlation between percent vaccinated and cases</w:t>
      </w:r>
      <w:r>
        <w:t xml:space="preserve">. Stringency has been overlayed as a hue to show that vaccinations in addition to more stringent </w:t>
      </w:r>
      <w:r>
        <w:t xml:space="preserve">policies are correlated to lower cases. </w:t>
      </w:r>
      <w:r w:rsidRPr="0080207E">
        <w:t>This linear regression has a score of 0.262746.</w:t>
      </w:r>
    </w:p>
    <w:p w14:paraId="3592CDE6" w14:textId="77777777" w:rsidR="00EA7257" w:rsidRPr="00554370" w:rsidRDefault="00EA7257" w:rsidP="00EA7257">
      <w:pPr>
        <w:pStyle w:val="AckHead"/>
        <w:rPr>
          <w:i/>
          <w:iCs/>
        </w:rPr>
      </w:pPr>
      <w:r w:rsidRPr="00554370">
        <w:rPr>
          <w:i/>
          <w:iCs/>
        </w:rPr>
        <w:t>In the absence of testing, can the number of cases be predicted based on other, more easily measured predictors?</w:t>
      </w:r>
    </w:p>
    <w:p w14:paraId="62D620B8" w14:textId="3ABF8D2F" w:rsidR="0080207E" w:rsidRDefault="00EA7257" w:rsidP="00DB64BD">
      <w:pPr>
        <w:pStyle w:val="AckHead"/>
      </w:pPr>
      <w:r w:rsidRPr="00EA7257">
        <w:t>We ran multivariate linear regressions as well to try to figure out which attributes caused case numbers to increase or decrease.</w:t>
      </w:r>
    </w:p>
    <w:p w14:paraId="5ED5BF6C" w14:textId="77777777" w:rsidR="00EA7257" w:rsidRDefault="00EA7257" w:rsidP="00EA7257">
      <w:pPr>
        <w:pStyle w:val="AckHead"/>
        <w:keepNext/>
      </w:pPr>
      <w:r>
        <w:rPr>
          <w:rFonts w:ascii="Arial" w:hAnsi="Arial" w:cs="Arial"/>
          <w:noProof/>
          <w:color w:val="0000FF"/>
          <w:sz w:val="21"/>
          <w:szCs w:val="21"/>
          <w:bdr w:val="none" w:sz="0" w:space="0" w:color="auto" w:frame="1"/>
          <w:shd w:val="clear" w:color="auto" w:fill="FFFFFF"/>
        </w:rPr>
        <w:drawing>
          <wp:inline distT="0" distB="0" distL="0" distR="0" wp14:anchorId="0E7626EE" wp14:editId="3BA521CE">
            <wp:extent cx="3048000" cy="2029460"/>
            <wp:effectExtent l="0" t="0" r="0" b="889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029460"/>
                    </a:xfrm>
                    <a:prstGeom prst="rect">
                      <a:avLst/>
                    </a:prstGeom>
                    <a:noFill/>
                    <a:ln>
                      <a:noFill/>
                    </a:ln>
                  </pic:spPr>
                </pic:pic>
              </a:graphicData>
            </a:graphic>
          </wp:inline>
        </w:drawing>
      </w:r>
    </w:p>
    <w:p w14:paraId="61982002" w14:textId="0C1386F5" w:rsidR="00EA7257" w:rsidRDefault="00EA7257" w:rsidP="00EA7257">
      <w:pPr>
        <w:pStyle w:val="Caption"/>
        <w:jc w:val="left"/>
      </w:pPr>
      <w:r>
        <w:t xml:space="preserve">Figure </w:t>
      </w:r>
      <w:r>
        <w:fldChar w:fldCharType="begin"/>
      </w:r>
      <w:r>
        <w:instrText xml:space="preserve"> SEQ Figure \* ARABIC </w:instrText>
      </w:r>
      <w:r>
        <w:fldChar w:fldCharType="separate"/>
      </w:r>
      <w:r>
        <w:rPr>
          <w:noProof/>
        </w:rPr>
        <w:t>14</w:t>
      </w:r>
      <w:r>
        <w:fldChar w:fldCharType="end"/>
      </w:r>
      <w:r>
        <w:t>: Predictive Power of Excess Mortality, Percent Vaccinated, and Stringency Index</w:t>
      </w:r>
    </w:p>
    <w:p w14:paraId="642D0A77" w14:textId="2EF7708A" w:rsidR="00EA7257" w:rsidRDefault="00EA7257" w:rsidP="00EA7257"/>
    <w:p w14:paraId="0ED13817"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4FD135F" wp14:editId="6BDCFF5F">
            <wp:extent cx="3048000" cy="2090420"/>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090420"/>
                    </a:xfrm>
                    <a:prstGeom prst="rect">
                      <a:avLst/>
                    </a:prstGeom>
                    <a:noFill/>
                    <a:ln>
                      <a:noFill/>
                    </a:ln>
                  </pic:spPr>
                </pic:pic>
              </a:graphicData>
            </a:graphic>
          </wp:inline>
        </w:drawing>
      </w:r>
    </w:p>
    <w:p w14:paraId="0B61761E" w14:textId="3641F814" w:rsidR="00EA7257" w:rsidRPr="00EA7257" w:rsidRDefault="00EA7257" w:rsidP="00EA7257">
      <w:pPr>
        <w:pStyle w:val="Caption"/>
      </w:pPr>
      <w:r>
        <w:t>Figure 15: Predictive Power of Excess Mortality</w:t>
      </w:r>
    </w:p>
    <w:p w14:paraId="04AA812E" w14:textId="1C2A860D" w:rsidR="00EA7257" w:rsidRDefault="00EA7257" w:rsidP="00EA7257"/>
    <w:p w14:paraId="45ACA6F8"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lastRenderedPageBreak/>
        <w:drawing>
          <wp:inline distT="0" distB="0" distL="0" distR="0" wp14:anchorId="7D673FC1" wp14:editId="53076032">
            <wp:extent cx="3048000" cy="2053590"/>
            <wp:effectExtent l="0" t="0" r="0" b="381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053590"/>
                    </a:xfrm>
                    <a:prstGeom prst="rect">
                      <a:avLst/>
                    </a:prstGeom>
                    <a:noFill/>
                    <a:ln>
                      <a:noFill/>
                    </a:ln>
                  </pic:spPr>
                </pic:pic>
              </a:graphicData>
            </a:graphic>
          </wp:inline>
        </w:drawing>
      </w:r>
    </w:p>
    <w:p w14:paraId="1CC2A140" w14:textId="29F833A2" w:rsidR="00EA7257" w:rsidRDefault="00EA7257" w:rsidP="00EA7257">
      <w:pPr>
        <w:pStyle w:val="Caption"/>
      </w:pPr>
      <w:r>
        <w:t xml:space="preserve">Figure 16: </w:t>
      </w:r>
      <w:r w:rsidRPr="002650CC">
        <w:t>Predictive Power of Percent Vaccinated</w:t>
      </w:r>
    </w:p>
    <w:p w14:paraId="719A72E9" w14:textId="4D37555F" w:rsidR="00EA7257" w:rsidRDefault="00EA7257" w:rsidP="00EA7257"/>
    <w:p w14:paraId="552E6AAA"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FC3FA11" wp14:editId="764C18EF">
            <wp:extent cx="3048000" cy="206629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66290"/>
                    </a:xfrm>
                    <a:prstGeom prst="rect">
                      <a:avLst/>
                    </a:prstGeom>
                    <a:noFill/>
                    <a:ln>
                      <a:noFill/>
                    </a:ln>
                  </pic:spPr>
                </pic:pic>
              </a:graphicData>
            </a:graphic>
          </wp:inline>
        </w:drawing>
      </w:r>
    </w:p>
    <w:p w14:paraId="5ED2F9BF" w14:textId="1556859D" w:rsidR="00EA7257" w:rsidRDefault="00EA7257" w:rsidP="00EA7257">
      <w:pPr>
        <w:pStyle w:val="Caption"/>
      </w:pPr>
      <w:r>
        <w:t>Figure 17: Predictive Power of Stringency Index</w:t>
      </w:r>
    </w:p>
    <w:p w14:paraId="0EB1C959" w14:textId="5586025E" w:rsidR="00EA7257" w:rsidRDefault="00EA7257" w:rsidP="00EA7257"/>
    <w:p w14:paraId="5A263816" w14:textId="77777777" w:rsidR="00EA7257" w:rsidRDefault="00EA7257" w:rsidP="00DB64BD">
      <w:pPr>
        <w:pStyle w:val="AckHead"/>
      </w:pPr>
      <w:r w:rsidRPr="00EA7257">
        <w:t xml:space="preserve">Clearly, excess mortality is the best predictor of case number, although that association might be backwards. However, adding other attributes made the model more predictive. We must be aware of overfitting. </w:t>
      </w:r>
    </w:p>
    <w:p w14:paraId="2143339E" w14:textId="6F39B117" w:rsidR="00EA7257" w:rsidRDefault="00EA7257" w:rsidP="00DB64BD">
      <w:pPr>
        <w:pStyle w:val="AckHead"/>
      </w:pPr>
      <w:r w:rsidRPr="00EA7257">
        <w:t xml:space="preserve">In addition to just isolating the USA, we also did analysis of this type on all other countries. Interestingly, there were more positively correlated cases </w:t>
      </w:r>
      <w:r w:rsidR="00AC699D">
        <w:t xml:space="preserve">(21) </w:t>
      </w:r>
      <w:r w:rsidRPr="00EA7257">
        <w:t>than negative</w:t>
      </w:r>
      <w:r w:rsidR="00AC699D">
        <w:t xml:space="preserve"> (12)</w:t>
      </w:r>
      <w:r w:rsidRPr="00EA7257">
        <w:t>. We suspect this is from the massive spike in cases due to the Omicron variant this past winter, in which is when countries has highest vaccination rates.</w:t>
      </w:r>
    </w:p>
    <w:p w14:paraId="0AE2AB8B" w14:textId="47BF2DFB" w:rsidR="00EA7257" w:rsidRDefault="00423045" w:rsidP="00DB64BD">
      <w:pPr>
        <w:pStyle w:val="AckHead"/>
      </w:pPr>
      <w:r>
        <w:t>Excess mortality does show promise as a predictor that could be used to reconstruct case totals. It is clear, however, that this is a complex environment for a regression model with a target variable that changes over time and where high quality training and test sets will be elusive.</w:t>
      </w:r>
    </w:p>
    <w:p w14:paraId="2CCCB953" w14:textId="4CDB5533" w:rsidR="00423045" w:rsidRDefault="007B50AF" w:rsidP="00423045">
      <w:pPr>
        <w:pStyle w:val="Head2"/>
        <w:rPr>
          <w:rStyle w:val="Label"/>
          <w:b/>
          <w:bCs w:val="0"/>
        </w:rPr>
      </w:pPr>
      <w:r>
        <w:t xml:space="preserve"> </w:t>
      </w:r>
      <w:r w:rsidR="00423045">
        <w:rPr>
          <w:rStyle w:val="Label"/>
          <w:b/>
          <w:bCs w:val="0"/>
        </w:rPr>
        <w:t>7</w:t>
      </w:r>
      <w:r w:rsidR="00423045" w:rsidRPr="00C5556F">
        <w:rPr>
          <w:rStyle w:val="Label"/>
          <w:b/>
          <w:bCs w:val="0"/>
        </w:rPr>
        <w:t xml:space="preserve">    </w:t>
      </w:r>
      <w:r w:rsidR="00423045">
        <w:rPr>
          <w:rStyle w:val="Label"/>
          <w:b/>
          <w:bCs w:val="0"/>
        </w:rPr>
        <w:t>Applications</w:t>
      </w:r>
    </w:p>
    <w:p w14:paraId="156062E4" w14:textId="3EEFEFA8" w:rsidR="00423045" w:rsidRDefault="00423045" w:rsidP="00423045">
      <w:pPr>
        <w:pStyle w:val="Head2"/>
        <w:rPr>
          <w:rStyle w:val="Label"/>
        </w:rPr>
      </w:pPr>
      <w:r>
        <w:rPr>
          <w:rStyle w:val="Label"/>
        </w:rPr>
        <w:t>On a broad level, the knowledge we have generated in this investigation has underscored the importance and utility of the excess mortality metric.</w:t>
      </w:r>
      <w:r w:rsidR="00A005CA">
        <w:rPr>
          <w:rStyle w:val="Label"/>
        </w:rPr>
        <w:t xml:space="preserve"> At its most basic level, this shows that the COVID-19 pandemic had a significant and undeniable impact on mortality rates worldwide. This provides an entering motivation for public health policy and provides a</w:t>
      </w:r>
      <w:r w:rsidR="00D22DDC">
        <w:rPr>
          <w:rStyle w:val="Label"/>
        </w:rPr>
        <w:t>n</w:t>
      </w:r>
      <w:r w:rsidR="00A005CA">
        <w:rPr>
          <w:rStyle w:val="Label"/>
        </w:rPr>
        <w:t xml:space="preserve"> interpretable counter-argument to pandemic deniers.</w:t>
      </w:r>
    </w:p>
    <w:p w14:paraId="0F158B80" w14:textId="1988BB4F" w:rsidR="00A005CA" w:rsidRDefault="00A005CA" w:rsidP="00423045">
      <w:pPr>
        <w:pStyle w:val="Head2"/>
        <w:rPr>
          <w:rStyle w:val="Label"/>
        </w:rPr>
      </w:pPr>
      <w:r>
        <w:rPr>
          <w:rStyle w:val="Label"/>
        </w:rPr>
        <w:t>Comparing and contrasting the results of various countries and their circumstances and public health measures can use excess mortality as a</w:t>
      </w:r>
      <w:r w:rsidR="0013707C">
        <w:rPr>
          <w:rStyle w:val="Label"/>
        </w:rPr>
        <w:t>n</w:t>
      </w:r>
      <w:r>
        <w:rPr>
          <w:rStyle w:val="Label"/>
        </w:rPr>
        <w:t xml:space="preserve"> equalizing gauge to evaluate the risk factors of a given country and the likely effectiveness of proposed measures. Further analysis that cluster similar countries can illuminate differences in policy that lead to different outcomes.</w:t>
      </w:r>
    </w:p>
    <w:p w14:paraId="28C9A11F" w14:textId="4A7C8C10" w:rsidR="00A005CA" w:rsidRPr="00423045" w:rsidRDefault="00A005CA" w:rsidP="00423045">
      <w:pPr>
        <w:pStyle w:val="Head2"/>
        <w:rPr>
          <w:rStyle w:val="Label"/>
        </w:rPr>
      </w:pPr>
      <w:r>
        <w:rPr>
          <w:rStyle w:val="Label"/>
        </w:rPr>
        <w:t xml:space="preserve">Our answers to the latter two questions investigating the effect of stringent health measures, though largely inconclusive on specifics, do show the difficulty of isolating </w:t>
      </w:r>
      <w:r w:rsidR="003855FE">
        <w:rPr>
          <w:rStyle w:val="Label"/>
        </w:rPr>
        <w:t>correlation and causation in the rapidly-changing and imprecise domain of COVID research and policy.</w:t>
      </w:r>
      <w:ins w:id="13" w:author="Iwakura" w:date="2022-04-24T16:12:00Z">
        <w:r w:rsidR="00194EAC">
          <w:rPr>
            <w:rStyle w:val="Label"/>
          </w:rPr>
          <w:t xml:space="preserve"> The relative success of </w:t>
        </w:r>
      </w:ins>
      <w:ins w:id="14" w:author="Iwakura" w:date="2022-04-24T16:13:00Z">
        <w:r w:rsidR="00194EAC">
          <w:rPr>
            <w:rStyle w:val="Label"/>
          </w:rPr>
          <w:t xml:space="preserve">island nations </w:t>
        </w:r>
      </w:ins>
      <w:ins w:id="15" w:author="Iwakura" w:date="2022-04-24T16:14:00Z">
        <w:r w:rsidR="00194EAC">
          <w:rPr>
            <w:rStyle w:val="Label"/>
          </w:rPr>
          <w:t xml:space="preserve">when compared to their landlocked brethren may </w:t>
        </w:r>
      </w:ins>
      <w:ins w:id="16" w:author="Iwakura" w:date="2022-04-24T16:15:00Z">
        <w:r w:rsidR="00194EAC">
          <w:rPr>
            <w:rStyle w:val="Label"/>
          </w:rPr>
          <w:t>have implications for the effectiveness of regional lockdowns</w:t>
        </w:r>
      </w:ins>
      <w:ins w:id="17" w:author="Iwakura" w:date="2022-04-24T16:16:00Z">
        <w:r w:rsidR="00194EAC">
          <w:rPr>
            <w:rStyle w:val="Label"/>
          </w:rPr>
          <w:t xml:space="preserve"> </w:t>
        </w:r>
      </w:ins>
      <w:ins w:id="18" w:author="Iwakura" w:date="2022-04-24T16:17:00Z">
        <w:r w:rsidR="00194EAC">
          <w:rPr>
            <w:rStyle w:val="Label"/>
          </w:rPr>
          <w:t>during pandemic</w:t>
        </w:r>
        <w:r w:rsidR="00805477">
          <w:rPr>
            <w:rStyle w:val="Label"/>
          </w:rPr>
          <w:t xml:space="preserve"> events</w:t>
        </w:r>
      </w:ins>
      <w:ins w:id="19" w:author="Iwakura" w:date="2022-04-24T16:18:00Z">
        <w:r w:rsidR="00805477">
          <w:rPr>
            <w:rStyle w:val="Label"/>
          </w:rPr>
          <w:t>, and likely warrants further study.</w:t>
        </w:r>
      </w:ins>
      <w:r w:rsidR="003855FE">
        <w:rPr>
          <w:rStyle w:val="Label"/>
        </w:rPr>
        <w:t xml:space="preserve"> The biggest takeaway is that investigations in this domain should take great care before coming to conclusions. Excess mortality, however, does show promise as an equalizing and dependable measurement of outcome.</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39"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Anand, Justin Sandefur, and Arvind Subramanian. 2021. Three New Estimates of India’s All-Cause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40"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Héctor Pifarré i Arolas, Enrique Acosta, Guillem López-Casasnovas, Adeline Lo, Catia Nicodemo, Tim Riffe, and Mikko Myrskylä.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41"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lastRenderedPageBreak/>
        <w:t xml:space="preserve">Thomas Beaney, Jonathan M Clarke, Vageesh Jain, Amelia Kataria Golestaneh, Gemma Lyons, David Salman, and Azeem Majeed. 2020. Excess mortality: the gold standard in measuring the impact of COVID-19 worldwide? In </w:t>
      </w:r>
      <w:r>
        <w:rPr>
          <w:rFonts w:ascii="Times New Roman" w:hAnsi="Times New Roman" w:cs="Times New Roman"/>
          <w:i/>
          <w:iCs/>
        </w:rPr>
        <w:t>Journal of the Royal Society of Medicine. 2020;113(9):329-334</w:t>
      </w:r>
      <w:r>
        <w:rPr>
          <w:rFonts w:ascii="Times New Roman" w:hAnsi="Times New Roman" w:cs="Times New Roman"/>
        </w:rPr>
        <w:t xml:space="preserve">. </w:t>
      </w:r>
      <w:hyperlink r:id="rId42"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Nazrul Islam, Vladimir M Shkolnikov, Rolando J Acosta, Ilya Klimkin, Ichiro Kawachi, Rafael A Irizarry, Gianfranco Alicandro, Kamlesh Khunti, Tom Yates, Dmitri A Jdanov, Martin White, Sarah Lewington, and Ben Lacey. 2021. Excess deaths associated with covid-19 pandemic in 2020: age and sex disaggregated time series analysis in 29 high income countries. In </w:t>
      </w:r>
      <w:r>
        <w:rPr>
          <w:rFonts w:ascii="Times New Roman" w:hAnsi="Times New Roman" w:cs="Times New Roman"/>
          <w:i/>
          <w:iCs/>
        </w:rPr>
        <w:t>BMJ 2021;373:n1137</w:t>
      </w:r>
      <w:r>
        <w:rPr>
          <w:rFonts w:ascii="Times New Roman" w:hAnsi="Times New Roman" w:cs="Times New Roman"/>
        </w:rPr>
        <w:t xml:space="preserve">. </w:t>
      </w:r>
      <w:hyperlink r:id="rId43" w:history="1">
        <w:r>
          <w:rPr>
            <w:rStyle w:val="Hyperlink"/>
            <w:rFonts w:ascii="Times New Roman" w:hAnsi="Times New Roman" w:cs="Times New Roman"/>
          </w:rPr>
          <w:t>https://www.bmj.com/content/373/bmj.n1137</w:t>
        </w:r>
      </w:hyperlink>
    </w:p>
    <w:p w14:paraId="181A154F" w14:textId="044CD897" w:rsidR="00585243" w:rsidDel="007C4D83" w:rsidRDefault="00585243" w:rsidP="007C4D83">
      <w:pPr>
        <w:pStyle w:val="ListParagraph"/>
        <w:numPr>
          <w:ilvl w:val="0"/>
          <w:numId w:val="32"/>
        </w:numPr>
        <w:spacing w:before="0" w:after="160" w:line="256" w:lineRule="auto"/>
        <w:jc w:val="left"/>
        <w:rPr>
          <w:del w:id="20" w:author="Iwakura" w:date="2022-04-24T15:44:00Z"/>
          <w:rFonts w:ascii="Times New Roman" w:hAnsi="Times New Roman" w:cs="Times New Roman"/>
        </w:rPr>
      </w:pPr>
      <w:r>
        <w:rPr>
          <w:rFonts w:ascii="Times New Roman" w:hAnsi="Times New Roman" w:cs="Times New Roman"/>
        </w:rPr>
        <w:t>Ariel Karlinsky and Dmitry Kobak. 2021. Tracking excess mortality across countries during the COVID-19 pandemic with the World Mortality Dataset. In</w:t>
      </w:r>
      <w:r>
        <w:rPr>
          <w:rFonts w:ascii="Times New Roman" w:hAnsi="Times New Roman" w:cs="Times New Roman"/>
          <w:i/>
          <w:iCs/>
        </w:rPr>
        <w:t xml:space="preserve"> eLife 2021;10:e69336</w:t>
      </w:r>
      <w:r>
        <w:rPr>
          <w:rFonts w:ascii="Times New Roman" w:hAnsi="Times New Roman" w:cs="Times New Roman"/>
        </w:rPr>
        <w:t xml:space="preserve">. </w:t>
      </w:r>
      <w:hyperlink r:id="rId44"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3BB045B3" w14:textId="31E84409" w:rsidR="00585243" w:rsidRDefault="00585243" w:rsidP="007C4D83">
      <w:pPr>
        <w:pStyle w:val="ListParagraph"/>
        <w:numPr>
          <w:ilvl w:val="0"/>
          <w:numId w:val="32"/>
        </w:numPr>
        <w:spacing w:before="0" w:after="160" w:line="256" w:lineRule="auto"/>
        <w:jc w:val="left"/>
        <w:rPr>
          <w:rFonts w:ascii="Times New Roman" w:hAnsi="Times New Roman" w:cs="Times New Roman"/>
        </w:rPr>
        <w:pPrChange w:id="21" w:author="Iwakura" w:date="2022-04-24T15:44:00Z">
          <w:pPr>
            <w:pStyle w:val="ListParagraph"/>
            <w:numPr>
              <w:numId w:val="32"/>
            </w:numPr>
            <w:spacing w:before="0" w:after="160" w:line="256" w:lineRule="auto"/>
            <w:jc w:val="left"/>
          </w:pPr>
        </w:pPrChange>
      </w:pPr>
      <w:del w:id="22" w:author="Iwakura" w:date="2022-04-24T15:44:00Z">
        <w:r w:rsidDel="007C4D83">
          <w:rPr>
            <w:rFonts w:ascii="Times New Roman" w:hAnsi="Times New Roman" w:cs="Times New Roman"/>
          </w:rPr>
          <w:delText xml:space="preserve">Ariel Karlinsky. 2021. National Excess Mortality from Sub-National data: Method and Application for Argentina. Preprint in </w:delText>
        </w:r>
        <w:r w:rsidDel="007C4D83">
          <w:rPr>
            <w:rFonts w:ascii="Times New Roman" w:hAnsi="Times New Roman" w:cs="Times New Roman"/>
            <w:i/>
            <w:iCs/>
          </w:rPr>
          <w:delText>medRxiv</w:delText>
        </w:r>
        <w:r w:rsidDel="007C4D83">
          <w:rPr>
            <w:rFonts w:ascii="Times New Roman" w:hAnsi="Times New Roman" w:cs="Times New Roman"/>
          </w:rPr>
          <w:delText xml:space="preserve">. </w:delText>
        </w:r>
        <w:r w:rsidR="002C419E" w:rsidDel="007C4D83">
          <w:fldChar w:fldCharType="begin"/>
        </w:r>
        <w:r w:rsidR="002C419E" w:rsidDel="007C4D83">
          <w:delInstrText xml:space="preserve"> HYPERLINK "https://doi.org/10.1101/2021</w:delInstrText>
        </w:r>
        <w:r w:rsidR="002C419E" w:rsidDel="007C4D83">
          <w:delInstrText xml:space="preserve">.08.30.21262814" </w:delInstrText>
        </w:r>
        <w:r w:rsidR="002C419E" w:rsidDel="007C4D83">
          <w:fldChar w:fldCharType="separate"/>
        </w:r>
        <w:r w:rsidDel="007C4D83">
          <w:rPr>
            <w:rStyle w:val="Hyperlink"/>
            <w:rFonts w:ascii="Times New Roman" w:hAnsi="Times New Roman" w:cs="Times New Roman"/>
          </w:rPr>
          <w:delText>https://doi.org/10.1101/2021.08.30.21262814</w:delText>
        </w:r>
        <w:r w:rsidR="002C419E" w:rsidDel="007C4D83">
          <w:rPr>
            <w:rStyle w:val="Hyperlink"/>
            <w:rFonts w:ascii="Times New Roman" w:hAnsi="Times New Roman" w:cs="Times New Roman"/>
          </w:rPr>
          <w:fldChar w:fldCharType="end"/>
        </w:r>
      </w:del>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Krelle and Charles Tallack.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45"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Sanmarchi, Davide Golinelli, Jacopo Lenzi, Francesco Esposito, Angelo Capodici, Chiara Reno, and Dino Gibertoni. Exploring the Gap Between Excess Mortality and COVID-19 Deaths in 67 Countries. In </w:t>
      </w:r>
      <w:r>
        <w:rPr>
          <w:rFonts w:ascii="Times New Roman" w:hAnsi="Times New Roman" w:cs="Times New Roman"/>
          <w:i/>
          <w:iCs/>
        </w:rPr>
        <w:t>JAMA Network Open. 2021;4(7):e2117359</w:t>
      </w:r>
      <w:r>
        <w:rPr>
          <w:rFonts w:ascii="Times New Roman" w:hAnsi="Times New Roman" w:cs="Times New Roman"/>
        </w:rPr>
        <w:t xml:space="preserve">. </w:t>
      </w:r>
      <w:hyperlink r:id="rId46"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23" w:name="intm"/>
      <w:bookmarkEnd w:id="23"/>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B8FCA" w14:textId="77777777" w:rsidR="002C419E" w:rsidRDefault="002C419E">
      <w:r>
        <w:separator/>
      </w:r>
    </w:p>
  </w:endnote>
  <w:endnote w:type="continuationSeparator" w:id="0">
    <w:p w14:paraId="77F84A00" w14:textId="77777777" w:rsidR="002C419E" w:rsidRDefault="002C419E">
      <w:r>
        <w:continuationSeparator/>
      </w:r>
    </w:p>
  </w:endnote>
  <w:endnote w:type="continuationNotice" w:id="1">
    <w:p w14:paraId="10B8755E" w14:textId="77777777" w:rsidR="002C419E" w:rsidRDefault="002C4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1D343" w14:textId="77777777" w:rsidR="002C419E" w:rsidRDefault="002C419E">
      <w:r>
        <w:separator/>
      </w:r>
    </w:p>
  </w:footnote>
  <w:footnote w:type="continuationSeparator" w:id="0">
    <w:p w14:paraId="05BDDC21" w14:textId="77777777" w:rsidR="002C419E" w:rsidRDefault="002C419E">
      <w:r>
        <w:continuationSeparator/>
      </w:r>
    </w:p>
  </w:footnote>
  <w:footnote w:type="continuationNotice" w:id="1">
    <w:p w14:paraId="60C850CC" w14:textId="77777777" w:rsidR="002C419E" w:rsidRDefault="002C41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231873">
    <w:abstractNumId w:val="36"/>
  </w:num>
  <w:num w:numId="2" w16cid:durableId="1773159531">
    <w:abstractNumId w:val="16"/>
  </w:num>
  <w:num w:numId="3" w16cid:durableId="1647198807">
    <w:abstractNumId w:val="12"/>
  </w:num>
  <w:num w:numId="4" w16cid:durableId="2076128460">
    <w:abstractNumId w:val="33"/>
  </w:num>
  <w:num w:numId="5" w16cid:durableId="318852654">
    <w:abstractNumId w:val="23"/>
  </w:num>
  <w:num w:numId="6" w16cid:durableId="943657088">
    <w:abstractNumId w:val="19"/>
  </w:num>
  <w:num w:numId="7" w16cid:durableId="1991713120">
    <w:abstractNumId w:val="31"/>
  </w:num>
  <w:num w:numId="8" w16cid:durableId="2055497233">
    <w:abstractNumId w:val="25"/>
  </w:num>
  <w:num w:numId="9" w16cid:durableId="1740982639">
    <w:abstractNumId w:val="30"/>
  </w:num>
  <w:num w:numId="10" w16cid:durableId="1443379327">
    <w:abstractNumId w:val="9"/>
  </w:num>
  <w:num w:numId="11" w16cid:durableId="744962297">
    <w:abstractNumId w:val="7"/>
  </w:num>
  <w:num w:numId="12" w16cid:durableId="1568998195">
    <w:abstractNumId w:val="6"/>
  </w:num>
  <w:num w:numId="13" w16cid:durableId="734201017">
    <w:abstractNumId w:val="5"/>
  </w:num>
  <w:num w:numId="14" w16cid:durableId="5525726">
    <w:abstractNumId w:val="4"/>
  </w:num>
  <w:num w:numId="15" w16cid:durableId="1639263474">
    <w:abstractNumId w:val="8"/>
  </w:num>
  <w:num w:numId="16" w16cid:durableId="1854690005">
    <w:abstractNumId w:val="3"/>
  </w:num>
  <w:num w:numId="17" w16cid:durableId="545993991">
    <w:abstractNumId w:val="2"/>
  </w:num>
  <w:num w:numId="18" w16cid:durableId="458959375">
    <w:abstractNumId w:val="1"/>
  </w:num>
  <w:num w:numId="19" w16cid:durableId="858473">
    <w:abstractNumId w:val="0"/>
  </w:num>
  <w:num w:numId="20" w16cid:durableId="167598230">
    <w:abstractNumId w:val="24"/>
  </w:num>
  <w:num w:numId="21" w16cid:durableId="563688604">
    <w:abstractNumId w:val="29"/>
  </w:num>
  <w:num w:numId="22" w16cid:durableId="1153840455">
    <w:abstractNumId w:val="37"/>
  </w:num>
  <w:num w:numId="23" w16cid:durableId="1828010709">
    <w:abstractNumId w:val="15"/>
  </w:num>
  <w:num w:numId="24" w16cid:durableId="969164734">
    <w:abstractNumId w:val="32"/>
  </w:num>
  <w:num w:numId="25" w16cid:durableId="1672832801">
    <w:abstractNumId w:val="28"/>
  </w:num>
  <w:num w:numId="26" w16cid:durableId="2007124843">
    <w:abstractNumId w:val="20"/>
  </w:num>
  <w:num w:numId="27" w16cid:durableId="1444571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06895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8702616">
    <w:abstractNumId w:val="21"/>
  </w:num>
  <w:num w:numId="30" w16cid:durableId="1402024504">
    <w:abstractNumId w:val="14"/>
  </w:num>
  <w:num w:numId="31" w16cid:durableId="379478018">
    <w:abstractNumId w:val="13"/>
  </w:num>
  <w:num w:numId="32" w16cid:durableId="3155763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14806">
    <w:abstractNumId w:val="18"/>
  </w:num>
  <w:num w:numId="34" w16cid:durableId="814100639">
    <w:abstractNumId w:val="34"/>
  </w:num>
  <w:num w:numId="35" w16cid:durableId="1944871808">
    <w:abstractNumId w:val="11"/>
  </w:num>
  <w:num w:numId="36" w16cid:durableId="475606057">
    <w:abstractNumId w:val="27"/>
  </w:num>
  <w:num w:numId="37" w16cid:durableId="357855204">
    <w:abstractNumId w:val="17"/>
  </w:num>
  <w:num w:numId="38" w16cid:durableId="1291353199">
    <w:abstractNumId w:val="35"/>
  </w:num>
  <w:num w:numId="39" w16cid:durableId="1193962156">
    <w:abstractNumId w:val="10"/>
  </w:num>
  <w:num w:numId="40" w16cid:durableId="989408204">
    <w:abstractNumId w:val="2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wakura">
    <w15:presenceInfo w15:providerId="None" w15:userId="Iwak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0AA8"/>
    <w:rsid w:val="00041330"/>
    <w:rsid w:val="00045252"/>
    <w:rsid w:val="00047398"/>
    <w:rsid w:val="00047CA0"/>
    <w:rsid w:val="00050EEF"/>
    <w:rsid w:val="00052A1A"/>
    <w:rsid w:val="00052C34"/>
    <w:rsid w:val="00056777"/>
    <w:rsid w:val="00062D29"/>
    <w:rsid w:val="000674C5"/>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3707C"/>
    <w:rsid w:val="00140C02"/>
    <w:rsid w:val="00141A17"/>
    <w:rsid w:val="0014244B"/>
    <w:rsid w:val="00142FEA"/>
    <w:rsid w:val="001453E7"/>
    <w:rsid w:val="00145419"/>
    <w:rsid w:val="00145486"/>
    <w:rsid w:val="00152510"/>
    <w:rsid w:val="001566AE"/>
    <w:rsid w:val="00165EDF"/>
    <w:rsid w:val="001751F7"/>
    <w:rsid w:val="00193445"/>
    <w:rsid w:val="00194EAC"/>
    <w:rsid w:val="001961CD"/>
    <w:rsid w:val="001A06AF"/>
    <w:rsid w:val="001A43B1"/>
    <w:rsid w:val="001A71BB"/>
    <w:rsid w:val="001B29D6"/>
    <w:rsid w:val="001C7F6C"/>
    <w:rsid w:val="001D5887"/>
    <w:rsid w:val="001E2720"/>
    <w:rsid w:val="001E71D7"/>
    <w:rsid w:val="0020294A"/>
    <w:rsid w:val="002233F8"/>
    <w:rsid w:val="00224048"/>
    <w:rsid w:val="00245119"/>
    <w:rsid w:val="00250FEF"/>
    <w:rsid w:val="00252596"/>
    <w:rsid w:val="00264B6B"/>
    <w:rsid w:val="00270347"/>
    <w:rsid w:val="0027195D"/>
    <w:rsid w:val="002738DA"/>
    <w:rsid w:val="00282789"/>
    <w:rsid w:val="00290436"/>
    <w:rsid w:val="00290DF5"/>
    <w:rsid w:val="00292645"/>
    <w:rsid w:val="0029583F"/>
    <w:rsid w:val="002A36E1"/>
    <w:rsid w:val="002A517A"/>
    <w:rsid w:val="002B01E4"/>
    <w:rsid w:val="002B1F59"/>
    <w:rsid w:val="002C419E"/>
    <w:rsid w:val="002D26C4"/>
    <w:rsid w:val="002F069E"/>
    <w:rsid w:val="002F2289"/>
    <w:rsid w:val="002F2EB2"/>
    <w:rsid w:val="00301545"/>
    <w:rsid w:val="00303FAD"/>
    <w:rsid w:val="003057B1"/>
    <w:rsid w:val="00307245"/>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77CF7"/>
    <w:rsid w:val="0038080D"/>
    <w:rsid w:val="003855FE"/>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3045"/>
    <w:rsid w:val="00424C44"/>
    <w:rsid w:val="00427C7D"/>
    <w:rsid w:val="00431CB0"/>
    <w:rsid w:val="0046042C"/>
    <w:rsid w:val="0048106F"/>
    <w:rsid w:val="0048126B"/>
    <w:rsid w:val="004825CE"/>
    <w:rsid w:val="004836A6"/>
    <w:rsid w:val="004908A2"/>
    <w:rsid w:val="00492EF4"/>
    <w:rsid w:val="004947C9"/>
    <w:rsid w:val="00495781"/>
    <w:rsid w:val="00497365"/>
    <w:rsid w:val="004A1A4A"/>
    <w:rsid w:val="004A1D92"/>
    <w:rsid w:val="004A7556"/>
    <w:rsid w:val="004B0BF6"/>
    <w:rsid w:val="004C1B90"/>
    <w:rsid w:val="004C1EDF"/>
    <w:rsid w:val="004C49F3"/>
    <w:rsid w:val="004C51FD"/>
    <w:rsid w:val="004C6B2D"/>
    <w:rsid w:val="0050103C"/>
    <w:rsid w:val="005041C6"/>
    <w:rsid w:val="00504C8B"/>
    <w:rsid w:val="00506EF6"/>
    <w:rsid w:val="005114C2"/>
    <w:rsid w:val="005153AC"/>
    <w:rsid w:val="005160AB"/>
    <w:rsid w:val="00523CD9"/>
    <w:rsid w:val="005258C8"/>
    <w:rsid w:val="00535DC6"/>
    <w:rsid w:val="00540C55"/>
    <w:rsid w:val="00551881"/>
    <w:rsid w:val="005528F6"/>
    <w:rsid w:val="00554370"/>
    <w:rsid w:val="00577CE5"/>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4215"/>
    <w:rsid w:val="0069472B"/>
    <w:rsid w:val="00694749"/>
    <w:rsid w:val="006978B2"/>
    <w:rsid w:val="006A22F6"/>
    <w:rsid w:val="006A29E8"/>
    <w:rsid w:val="006B4623"/>
    <w:rsid w:val="006C4BE3"/>
    <w:rsid w:val="006D0E9B"/>
    <w:rsid w:val="006D2239"/>
    <w:rsid w:val="006D54D1"/>
    <w:rsid w:val="006E0D12"/>
    <w:rsid w:val="006E38FB"/>
    <w:rsid w:val="006E4407"/>
    <w:rsid w:val="006E7653"/>
    <w:rsid w:val="006F050A"/>
    <w:rsid w:val="006F1681"/>
    <w:rsid w:val="006F5A46"/>
    <w:rsid w:val="00701FA6"/>
    <w:rsid w:val="0070306F"/>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4D83"/>
    <w:rsid w:val="007C57E7"/>
    <w:rsid w:val="007D3C28"/>
    <w:rsid w:val="007E0512"/>
    <w:rsid w:val="007E0B4F"/>
    <w:rsid w:val="007E7648"/>
    <w:rsid w:val="007F2D1D"/>
    <w:rsid w:val="0080207E"/>
    <w:rsid w:val="00802E06"/>
    <w:rsid w:val="008051C3"/>
    <w:rsid w:val="00805477"/>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97B23"/>
    <w:rsid w:val="008A665A"/>
    <w:rsid w:val="008B1EFD"/>
    <w:rsid w:val="008B710D"/>
    <w:rsid w:val="008C6E83"/>
    <w:rsid w:val="008C72C9"/>
    <w:rsid w:val="008D4A83"/>
    <w:rsid w:val="008F6FB8"/>
    <w:rsid w:val="008F7F39"/>
    <w:rsid w:val="009008AA"/>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D4EDA"/>
    <w:rsid w:val="009E56C5"/>
    <w:rsid w:val="009F2833"/>
    <w:rsid w:val="009F326D"/>
    <w:rsid w:val="00A005CA"/>
    <w:rsid w:val="00A012F5"/>
    <w:rsid w:val="00A04B8A"/>
    <w:rsid w:val="00A12291"/>
    <w:rsid w:val="00A15152"/>
    <w:rsid w:val="00A155F9"/>
    <w:rsid w:val="00A164B7"/>
    <w:rsid w:val="00A21DEF"/>
    <w:rsid w:val="00A319FD"/>
    <w:rsid w:val="00A42030"/>
    <w:rsid w:val="00A462C6"/>
    <w:rsid w:val="00A54EEF"/>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C699D"/>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538D"/>
    <w:rsid w:val="00C461FF"/>
    <w:rsid w:val="00C50274"/>
    <w:rsid w:val="00C5423E"/>
    <w:rsid w:val="00C5556F"/>
    <w:rsid w:val="00C72FAB"/>
    <w:rsid w:val="00C80BAA"/>
    <w:rsid w:val="00C822AF"/>
    <w:rsid w:val="00C90428"/>
    <w:rsid w:val="00C9472A"/>
    <w:rsid w:val="00C95C6E"/>
    <w:rsid w:val="00C96C07"/>
    <w:rsid w:val="00CA17C5"/>
    <w:rsid w:val="00CA2E30"/>
    <w:rsid w:val="00CB6709"/>
    <w:rsid w:val="00CC2FE0"/>
    <w:rsid w:val="00CD4663"/>
    <w:rsid w:val="00CE752A"/>
    <w:rsid w:val="00CF2B1E"/>
    <w:rsid w:val="00CF39D4"/>
    <w:rsid w:val="00D03919"/>
    <w:rsid w:val="00D04103"/>
    <w:rsid w:val="00D11974"/>
    <w:rsid w:val="00D20698"/>
    <w:rsid w:val="00D22DDC"/>
    <w:rsid w:val="00D24AA4"/>
    <w:rsid w:val="00D31EBA"/>
    <w:rsid w:val="00D341FA"/>
    <w:rsid w:val="00D34435"/>
    <w:rsid w:val="00D47BCC"/>
    <w:rsid w:val="00D5498A"/>
    <w:rsid w:val="00D56B6A"/>
    <w:rsid w:val="00D63FAA"/>
    <w:rsid w:val="00D658B3"/>
    <w:rsid w:val="00D70EDE"/>
    <w:rsid w:val="00D71CCA"/>
    <w:rsid w:val="00D85333"/>
    <w:rsid w:val="00D9290D"/>
    <w:rsid w:val="00DB04A5"/>
    <w:rsid w:val="00DB64BD"/>
    <w:rsid w:val="00DC112E"/>
    <w:rsid w:val="00DC1C49"/>
    <w:rsid w:val="00DC4B20"/>
    <w:rsid w:val="00DC4FC9"/>
    <w:rsid w:val="00DD156D"/>
    <w:rsid w:val="00DD476E"/>
    <w:rsid w:val="00DD5335"/>
    <w:rsid w:val="00DF0E97"/>
    <w:rsid w:val="00DF4187"/>
    <w:rsid w:val="00E016B0"/>
    <w:rsid w:val="00E04496"/>
    <w:rsid w:val="00E128E5"/>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5B8A"/>
    <w:rsid w:val="00E87E12"/>
    <w:rsid w:val="00E943FF"/>
    <w:rsid w:val="00EA18AE"/>
    <w:rsid w:val="00EA33FF"/>
    <w:rsid w:val="00EA7257"/>
    <w:rsid w:val="00EB0977"/>
    <w:rsid w:val="00EB13C5"/>
    <w:rsid w:val="00EB2E12"/>
    <w:rsid w:val="00EB3F7D"/>
    <w:rsid w:val="00EB49FA"/>
    <w:rsid w:val="00EB5854"/>
    <w:rsid w:val="00EC4D39"/>
    <w:rsid w:val="00EC5E10"/>
    <w:rsid w:val="00EF03F0"/>
    <w:rsid w:val="00F06E88"/>
    <w:rsid w:val="00F07F37"/>
    <w:rsid w:val="00F13DDE"/>
    <w:rsid w:val="00F165C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C168E1"/>
  <w15:docId w15:val="{3E9956B2-0B7B-4660-AFBC-FD323E4A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25421648">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25654810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doi.org/10.1038/d41586-022-00104-8"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177/0141076820956802"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urworldindata.org/covid-stringency-index"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cgdev.org/publication/three-new-estimates-indias-all-cause-excess-mortality-during-covid-19-pandemic" TargetMode="External"/><Relationship Id="rId45" Type="http://schemas.openxmlformats.org/officeDocument/2006/relationships/hyperlink" Target="https://www.health.org.uk/publications/long-reads/what-has-happened-to-non-covid-mortality-during-the-pandemic" TargetMode="External"/><Relationship Id="rId5" Type="http://schemas.openxmlformats.org/officeDocument/2006/relationships/settings" Target="settings.xml"/><Relationship Id="rId15" Type="http://schemas.openxmlformats.org/officeDocument/2006/relationships/hyperlink" Target="https://ourworldindata.org/explorers/coronavirus-data-explore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7554/eLife.6933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mortality.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bmj.com/content/373/bmj.n1137" TargetMode="External"/><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001/jamanetworkopen.2021.17359" TargetMode="External"/><Relationship Id="rId20" Type="http://schemas.openxmlformats.org/officeDocument/2006/relationships/image" Target="media/image4.png"/><Relationship Id="rId41" Type="http://schemas.openxmlformats.org/officeDocument/2006/relationships/hyperlink" Target="https://doi.org/10.1038/s41598-021-83040-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5F2B1263-A118-4C96-9130-32A88E525F9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554</TotalTime>
  <Pages>13</Pages>
  <Words>4560</Words>
  <Characters>25993</Characters>
  <Application>Microsoft Office Word</Application>
  <DocSecurity>0</DocSecurity>
  <Lines>216</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30493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Iwakura</cp:lastModifiedBy>
  <cp:revision>12</cp:revision>
  <cp:lastPrinted>2022-04-18T02:00:00Z</cp:lastPrinted>
  <dcterms:created xsi:type="dcterms:W3CDTF">2022-04-23T20:50:00Z</dcterms:created>
  <dcterms:modified xsi:type="dcterms:W3CDTF">2022-04-24T21:19:00Z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